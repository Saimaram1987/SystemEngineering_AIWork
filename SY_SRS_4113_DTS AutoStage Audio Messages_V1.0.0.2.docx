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A2E8E" w:rsidP="79CF5B44" w:rsidRDefault="00BA2E8E" w14:paraId="25A5FD3E" w14:textId="0B5186F3"/>
    <w:p w:rsidR="006D494A" w:rsidP="00C57AF8" w:rsidRDefault="006D494A" w14:paraId="6BF104D1" w14:textId="072D9131">
      <w:pPr>
        <w:pStyle w:val="Justified"/>
      </w:pPr>
    </w:p>
    <w:p w:rsidR="00DD700B" w:rsidP="00C57AF8" w:rsidRDefault="00DD700B" w14:paraId="1852C934" w14:textId="62BCC1CA">
      <w:pPr>
        <w:pStyle w:val="Justified"/>
      </w:pPr>
    </w:p>
    <w:p w:rsidR="00FE2791" w:rsidP="00C57AF8" w:rsidRDefault="00FE2791" w14:paraId="3AFD8C5C" w14:textId="3A673CC0">
      <w:pPr>
        <w:pStyle w:val="Justified"/>
      </w:pPr>
    </w:p>
    <w:p w:rsidR="001F2CC5" w:rsidP="00C57AF8" w:rsidRDefault="001F2CC5" w14:paraId="2BFE6F4D" w14:textId="3A10A881">
      <w:pPr>
        <w:pStyle w:val="Justified"/>
      </w:pPr>
    </w:p>
    <w:p w:rsidR="00BA2E8E" w:rsidP="00C57AF8" w:rsidRDefault="00BA2E8E" w14:paraId="5B00BA8F" w14:textId="6993C0AB">
      <w:pPr>
        <w:pStyle w:val="Justified"/>
      </w:pPr>
    </w:p>
    <w:p w:rsidR="006D494A" w:rsidP="00C57AF8" w:rsidRDefault="006D494A" w14:paraId="4601D4C5" w14:textId="77E8C8EF">
      <w:pPr>
        <w:pStyle w:val="Justified"/>
      </w:pPr>
    </w:p>
    <w:p w:rsidR="006D494A" w:rsidP="00C57AF8" w:rsidRDefault="006D494A" w14:paraId="4F4C54B8" w14:textId="7A9732E6">
      <w:pPr>
        <w:pStyle w:val="Justified"/>
      </w:pPr>
    </w:p>
    <w:p w:rsidR="006D494A" w:rsidP="00C57AF8" w:rsidRDefault="006D494A" w14:paraId="3E5AF7CD" w14:textId="16A389E2">
      <w:pPr>
        <w:pStyle w:val="Justified"/>
      </w:pPr>
    </w:p>
    <w:p w:rsidR="006D494A" w:rsidP="00C57AF8" w:rsidRDefault="006D494A" w14:paraId="42E14EF6" w14:textId="1051EB5A">
      <w:pPr>
        <w:pStyle w:val="Justified"/>
      </w:pPr>
    </w:p>
    <w:sdt>
      <w:sdtPr>
        <w:alias w:val="Title"/>
        <w:tag w:val=""/>
        <w:id w:val="167838131"/>
        <w:placeholder>
          <w:docPart w:val="9AFE155EA0D948C591B4E945C0E53CA2"/>
        </w:placeholder>
        <w:dataBinding w:prefixMappings="xmlns:ns0='http://purl.org/dc/elements/1.1/' xmlns:ns1='http://schemas.openxmlformats.org/package/2006/metadata/core-properties' " w:xpath="/ns1:coreProperties[1]/ns0:title[1]" w:storeItemID="{6C3C8BC8-F283-45AE-878A-BAB7291924A1}"/>
        <w:text/>
      </w:sdtPr>
      <w:sdtContent>
        <w:p w:rsidR="00CE756E" w:rsidP="00C96D15" w:rsidRDefault="00C25C75" w14:paraId="589F04E3" w14:textId="7C7C61FB">
          <w:pPr>
            <w:pStyle w:val="pubTitle"/>
          </w:pPr>
          <w:del w:author="Paul Peyla" w:date="2026-03-26T18:46:00Z" w16du:dateUtc="2026-03-26T22:46:00Z" w:id="0">
            <w:r w:rsidDel="00C25C75">
              <w:delText>AutoStage Moments</w:delText>
            </w:r>
          </w:del>
          <w:ins w:author="Paul Peyla" w:date="2026-03-26T18:46:00Z" w16du:dateUtc="2026-03-26T22:46:00Z" w:id="1">
            <w:r>
              <w:t>Audio Messages</w:t>
            </w:r>
          </w:ins>
        </w:p>
      </w:sdtContent>
    </w:sdt>
    <w:sdt>
      <w:sdtPr>
        <w:alias w:val="Subject"/>
        <w:tag w:val=""/>
        <w:id w:val="-1370136485"/>
        <w:placeholder>
          <w:docPart w:val="F8A205179BCF41F18F8630A333C572BD"/>
        </w:placeholder>
        <w:dataBinding w:prefixMappings="xmlns:ns0='http://purl.org/dc/elements/1.1/' xmlns:ns1='http://schemas.openxmlformats.org/package/2006/metadata/core-properties' " w:xpath="/ns1:coreProperties[1]/ns0:subject[1]" w:storeItemID="{6C3C8BC8-F283-45AE-878A-BAB7291924A1}"/>
        <w:text/>
      </w:sdtPr>
      <w:sdtContent>
        <w:p w:rsidR="00CE756E" w:rsidP="00C96D15" w:rsidRDefault="00CA6402" w14:paraId="678B6A47" w14:textId="29536BF2">
          <w:pPr>
            <w:pStyle w:val="pubSubject"/>
          </w:pPr>
          <w:r>
            <w:t>DTS AutoStage</w:t>
          </w:r>
          <w:r w:rsidR="004B06FD">
            <w:t>™</w:t>
          </w:r>
          <w:r>
            <w:t xml:space="preserve"> </w:t>
          </w:r>
          <w:r w:rsidR="004511A1">
            <w:t>Receiver</w:t>
          </w:r>
          <w:r w:rsidR="003A5209">
            <w:t xml:space="preserve"> Requirements and Recommendations</w:t>
          </w:r>
        </w:p>
      </w:sdtContent>
    </w:sdt>
    <w:p w:rsidR="00CC0189" w:rsidP="007A4E67" w:rsidRDefault="001C6ED1" w14:paraId="6A79229F" w14:textId="11A77F3E">
      <w:pPr>
        <w:pStyle w:val="Justified"/>
      </w:pPr>
      <w:r>
        <w:drawing>
          <wp:anchor distT="0" distB="0" distL="114300" distR="114300" simplePos="0" relativeHeight="251658240" behindDoc="0" locked="0" layoutInCell="1" allowOverlap="1" wp14:anchorId="34C99FC1" wp14:editId="51B2DF75">
            <wp:simplePos x="0" y="0"/>
            <wp:positionH relativeFrom="margin">
              <wp:posOffset>0</wp:posOffset>
            </wp:positionH>
            <wp:positionV relativeFrom="margin">
              <wp:posOffset>0</wp:posOffset>
            </wp:positionV>
            <wp:extent cx="3600000" cy="3110760"/>
            <wp:effectExtent l="152400" t="152400" r="362585" b="356870"/>
            <wp:wrapNone/>
            <wp:docPr id="1369205554" name="Picture 1369205554" descr="A person in a car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5554" name="Picture 1369205554" descr="A person in a car smil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0000" cy="31107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del w:author="Paul Peyla" w:date="2026-03-30T16:44:00Z" w16du:dateUtc="2026-03-30T20:44:00Z" w:id="2">
        <w:r w:rsidDel="00687FB8" w:rsidR="0053773D">
          <w:delText>abrupt</w:delText>
        </w:r>
      </w:del>
    </w:p>
    <w:tbl>
      <w:tblPr>
        <w:tblStyle w:val="TableGrid"/>
        <w:tblW w:w="4000" w:type="pct"/>
        <w:tblLook w:val="04A0" w:firstRow="1" w:lastRow="0" w:firstColumn="1" w:lastColumn="0" w:noHBand="0" w:noVBand="1"/>
      </w:tblPr>
      <w:tblGrid>
        <w:gridCol w:w="2177"/>
        <w:gridCol w:w="5079"/>
      </w:tblGrid>
      <w:tr w:rsidR="003728CD" w:rsidTr="00EE572F" w14:paraId="40FD1875" w14:textId="77777777">
        <w:trPr>
          <w:cantSplit/>
          <w:trHeight w:val="284"/>
        </w:trPr>
        <w:tc>
          <w:tcPr>
            <w:tcW w:w="1500" w:type="pct"/>
            <w:tcMar>
              <w:top w:w="57" w:type="dxa"/>
              <w:left w:w="0" w:type="dxa"/>
              <w:bottom w:w="57" w:type="dxa"/>
              <w:right w:w="0" w:type="dxa"/>
            </w:tcMar>
            <w:vAlign w:val="center"/>
          </w:tcPr>
          <w:p w:rsidRPr="003D1710" w:rsidR="003728CD" w:rsidP="009E7DEE" w:rsidRDefault="003728CD" w14:paraId="44321F21" w14:textId="77777777">
            <w:pPr>
              <w:pStyle w:val="Grid"/>
              <w:rPr>
                <w:rStyle w:val="Strong"/>
              </w:rPr>
            </w:pPr>
            <w:r w:rsidRPr="003D1710">
              <w:rPr>
                <w:rStyle w:val="Strong"/>
              </w:rPr>
              <w:t>Version</w:t>
            </w:r>
            <w:r>
              <w:rPr>
                <w:rStyle w:val="Strong"/>
              </w:rPr>
              <w:t xml:space="preserve">: </w:t>
            </w:r>
          </w:p>
        </w:tc>
        <w:tc>
          <w:tcPr>
            <w:tcW w:w="3500" w:type="pct"/>
            <w:tcMar>
              <w:top w:w="57" w:type="dxa"/>
              <w:left w:w="0" w:type="dxa"/>
              <w:bottom w:w="57" w:type="dxa"/>
              <w:right w:w="0" w:type="dxa"/>
            </w:tcMar>
            <w:vAlign w:val="center"/>
          </w:tcPr>
          <w:p w:rsidRPr="00350194" w:rsidR="003728CD" w:rsidP="009E7DEE" w:rsidRDefault="00E604B8" w14:paraId="51E10802" w14:textId="64EA91DA">
            <w:pPr>
              <w:pStyle w:val="Grid"/>
            </w:pPr>
            <w:r>
              <w:fldChar w:fldCharType="begin"/>
            </w:r>
            <w:r>
              <w:instrText>DOCPROPERTY  XPERI_Pub_Version  \* MERGEFORMAT</w:instrText>
            </w:r>
            <w:r>
              <w:fldChar w:fldCharType="separate"/>
            </w:r>
            <w:r>
              <w:t>1.0.0.2</w:t>
            </w:r>
            <w:r>
              <w:fldChar w:fldCharType="end"/>
            </w:r>
          </w:p>
        </w:tc>
      </w:tr>
      <w:tr w:rsidR="003728CD" w:rsidTr="00EE572F" w14:paraId="4F5C2732" w14:textId="77777777">
        <w:trPr>
          <w:cantSplit/>
          <w:trHeight w:val="284"/>
        </w:trPr>
        <w:tc>
          <w:tcPr>
            <w:tcW w:w="1500" w:type="pct"/>
            <w:tcMar>
              <w:top w:w="57" w:type="dxa"/>
              <w:left w:w="0" w:type="dxa"/>
              <w:bottom w:w="57" w:type="dxa"/>
              <w:right w:w="0" w:type="dxa"/>
            </w:tcMar>
            <w:vAlign w:val="center"/>
          </w:tcPr>
          <w:p w:rsidRPr="003D1710" w:rsidR="003728CD" w:rsidP="009E7DEE" w:rsidRDefault="003728CD" w14:paraId="48A01147" w14:textId="77777777">
            <w:pPr>
              <w:pStyle w:val="Grid"/>
              <w:rPr>
                <w:rStyle w:val="Strong"/>
              </w:rPr>
            </w:pPr>
            <w:r>
              <w:rPr>
                <w:rStyle w:val="Strong"/>
              </w:rPr>
              <w:t xml:space="preserve">Effective Date: </w:t>
            </w:r>
          </w:p>
        </w:tc>
        <w:tc>
          <w:tcPr>
            <w:tcW w:w="3500" w:type="pct"/>
            <w:tcMar>
              <w:top w:w="57" w:type="dxa"/>
              <w:left w:w="0" w:type="dxa"/>
              <w:bottom w:w="57" w:type="dxa"/>
              <w:right w:w="0" w:type="dxa"/>
            </w:tcMar>
            <w:vAlign w:val="center"/>
          </w:tcPr>
          <w:p w:rsidR="003728CD" w:rsidP="009E7DEE" w:rsidRDefault="00C56948" w14:paraId="3FC3A34A" w14:textId="14210AE3">
            <w:pPr>
              <w:pStyle w:val="Grid"/>
            </w:pPr>
            <w:del w:author="Paul Peyla" w:date="2026-04-06T17:30:00Z" w16du:dateUtc="2026-04-06T21:30:00Z" w:id="3">
              <w:r w:rsidDel="00CE0B2F">
                <w:delText xml:space="preserve">March </w:delText>
              </w:r>
            </w:del>
            <w:ins w:author="Paul Peyla" w:date="2026-04-06T17:30:00Z" w16du:dateUtc="2026-04-06T21:30:00Z" w:id="4">
              <w:r w:rsidR="00CE0B2F">
                <w:t xml:space="preserve">April </w:t>
              </w:r>
            </w:ins>
            <w:r w:rsidR="00AB1D86">
              <w:t>202</w:t>
            </w:r>
            <w:r>
              <w:t>6</w:t>
            </w:r>
          </w:p>
        </w:tc>
      </w:tr>
      <w:tr w:rsidR="003728CD" w:rsidTr="00EE572F" w14:paraId="346758CC" w14:textId="77777777">
        <w:trPr>
          <w:cantSplit/>
          <w:trHeight w:val="284"/>
        </w:trPr>
        <w:tc>
          <w:tcPr>
            <w:tcW w:w="1500" w:type="pct"/>
            <w:tcMar>
              <w:top w:w="57" w:type="dxa"/>
              <w:left w:w="0" w:type="dxa"/>
              <w:bottom w:w="57" w:type="dxa"/>
              <w:right w:w="0" w:type="dxa"/>
            </w:tcMar>
            <w:vAlign w:val="center"/>
          </w:tcPr>
          <w:p w:rsidRPr="003D1710" w:rsidR="003728CD" w:rsidP="009E7DEE" w:rsidRDefault="003728CD" w14:paraId="1D5896C9" w14:textId="77777777">
            <w:pPr>
              <w:pStyle w:val="Grid"/>
              <w:rPr>
                <w:rStyle w:val="Strong"/>
              </w:rPr>
            </w:pPr>
            <w:r>
              <w:rPr>
                <w:rStyle w:val="Strong"/>
              </w:rPr>
              <w:t xml:space="preserve">Document Number: </w:t>
            </w:r>
          </w:p>
        </w:tc>
        <w:tc>
          <w:tcPr>
            <w:tcW w:w="3500" w:type="pct"/>
            <w:tcMar>
              <w:top w:w="57" w:type="dxa"/>
              <w:left w:w="0" w:type="dxa"/>
              <w:bottom w:w="57" w:type="dxa"/>
              <w:right w:w="0" w:type="dxa"/>
            </w:tcMar>
            <w:vAlign w:val="center"/>
          </w:tcPr>
          <w:p w:rsidRPr="00350194" w:rsidR="003728CD" w:rsidP="009E7DEE" w:rsidRDefault="00DE08D3" w14:paraId="6A9D6CE4" w14:textId="272A653B">
            <w:pPr>
              <w:pStyle w:val="Grid"/>
            </w:pPr>
            <w:r>
              <w:fldChar w:fldCharType="begin"/>
            </w:r>
            <w:r>
              <w:instrText>DOCPROPERTY  XPERI_Pub_Number  \* MERGEFORMAT</w:instrText>
            </w:r>
            <w:r>
              <w:fldChar w:fldCharType="separate"/>
            </w:r>
            <w:r>
              <w:t>SY_SRS_4113 Appendix A</w:t>
            </w:r>
            <w:r>
              <w:fldChar w:fldCharType="end"/>
            </w:r>
          </w:p>
        </w:tc>
      </w:tr>
      <w:tr w:rsidR="003728CD" w:rsidTr="00EE572F" w14:paraId="7DA4F84D" w14:textId="77777777">
        <w:trPr>
          <w:cantSplit/>
          <w:trHeight w:val="284"/>
        </w:trPr>
        <w:tc>
          <w:tcPr>
            <w:tcW w:w="1500" w:type="pct"/>
            <w:tcMar>
              <w:top w:w="57" w:type="dxa"/>
              <w:left w:w="0" w:type="dxa"/>
              <w:bottom w:w="57" w:type="dxa"/>
              <w:right w:w="0" w:type="dxa"/>
            </w:tcMar>
            <w:vAlign w:val="center"/>
          </w:tcPr>
          <w:p w:rsidRPr="003D1710" w:rsidR="003728CD" w:rsidP="009E7DEE" w:rsidRDefault="003728CD" w14:paraId="7BC64826" w14:textId="77777777">
            <w:pPr>
              <w:pStyle w:val="Grid"/>
              <w:rPr>
                <w:rStyle w:val="Strong"/>
              </w:rPr>
            </w:pPr>
            <w:commentRangeStart w:id="5"/>
            <w:commentRangeStart w:id="6"/>
            <w:r>
              <w:rPr>
                <w:rStyle w:val="Strong"/>
              </w:rPr>
              <w:t xml:space="preserve">Document </w:t>
            </w:r>
            <w:commentRangeEnd w:id="5"/>
            <w:r w:rsidR="005C0F3C">
              <w:rPr>
                <w:rStyle w:val="CommentReference"/>
                <w:b/>
                <w:bCs/>
                <w:sz w:val="22"/>
                <w:szCs w:val="22"/>
              </w:rPr>
              <w:commentReference w:id="5"/>
            </w:r>
            <w:commentRangeEnd w:id="6"/>
            <w:r>
              <w:rPr>
                <w:rStyle w:val="CommentReference"/>
              </w:rPr>
              <w:commentReference w:id="6"/>
            </w:r>
            <w:r>
              <w:rPr>
                <w:rStyle w:val="Strong"/>
              </w:rPr>
              <w:t xml:space="preserve">Status: </w:t>
            </w:r>
          </w:p>
        </w:tc>
        <w:tc>
          <w:tcPr>
            <w:tcW w:w="3500" w:type="pct"/>
            <w:tcMar>
              <w:top w:w="57" w:type="dxa"/>
              <w:left w:w="0" w:type="dxa"/>
              <w:bottom w:w="57" w:type="dxa"/>
              <w:right w:w="0" w:type="dxa"/>
            </w:tcMar>
            <w:vAlign w:val="center"/>
          </w:tcPr>
          <w:p w:rsidR="003728CD" w:rsidP="009E7DEE" w:rsidRDefault="00B65A54" w14:paraId="00CAC2EF" w14:textId="2E12DC3D">
            <w:pPr>
              <w:pStyle w:val="Grid"/>
            </w:pPr>
            <w:r>
              <w:t>Draft</w:t>
            </w:r>
          </w:p>
        </w:tc>
      </w:tr>
    </w:tbl>
    <w:p w:rsidR="003728CD" w:rsidP="007A4E67" w:rsidRDefault="003728CD" w14:paraId="3CD6ABFE" w14:textId="77777777">
      <w:pPr>
        <w:pStyle w:val="Justified"/>
      </w:pPr>
    </w:p>
    <w:p w:rsidR="00692708" w:rsidP="00692708" w:rsidRDefault="00692708" w14:paraId="1291049F" w14:textId="77777777">
      <w:pPr>
        <w:pStyle w:val="Justified"/>
      </w:pPr>
      <w:r>
        <w:t xml:space="preserve">Xperi </w:t>
      </w:r>
      <w:r w:rsidR="00CE3BCD">
        <w:t>Inc.</w:t>
      </w:r>
    </w:p>
    <w:p w:rsidR="00692708" w:rsidP="00692708" w:rsidRDefault="00692708" w14:paraId="606AF6F7" w14:textId="77777777">
      <w:pPr>
        <w:pStyle w:val="Justified"/>
      </w:pPr>
      <w:r>
        <w:t>2190 Gold Street</w:t>
      </w:r>
    </w:p>
    <w:p w:rsidR="00692708" w:rsidP="00692708" w:rsidRDefault="00692708" w14:paraId="02914C35" w14:textId="77777777">
      <w:pPr>
        <w:pStyle w:val="Justified"/>
      </w:pPr>
      <w:r>
        <w:t>San Jose, CA 95002</w:t>
      </w:r>
    </w:p>
    <w:p w:rsidR="00692708" w:rsidP="00692708" w:rsidRDefault="00692708" w14:paraId="1B254501" w14:textId="77777777">
      <w:pPr>
        <w:pStyle w:val="Justified"/>
      </w:pPr>
      <w:r>
        <w:t>USA</w:t>
      </w:r>
    </w:p>
    <w:p w:rsidR="00D1376B" w:rsidP="000E4C29" w:rsidRDefault="00D1376B" w14:paraId="7FD4F03C" w14:textId="5BCF8497">
      <w:pPr>
        <w:pStyle w:val="Justified"/>
      </w:pPr>
      <w:hyperlink w:history="1" r:id="rId17">
        <w:r w:rsidRPr="00F8452E">
          <w:rPr>
            <w:rStyle w:val="Hyperlink"/>
          </w:rPr>
          <w:t>www.xperi.com</w:t>
        </w:r>
      </w:hyperlink>
    </w:p>
    <w:p w:rsidR="00CE756E" w:rsidP="00B06F1C" w:rsidRDefault="00B06F1C" w14:paraId="27111978" w14:textId="77777777">
      <w:pPr>
        <w:pStyle w:val="Title"/>
      </w:pPr>
      <w:r>
        <w:t>Legal Notice</w:t>
      </w:r>
      <w:r w:rsidR="006C4FF2">
        <w:t>s</w:t>
      </w:r>
      <w:r w:rsidR="00B516AB">
        <w:t xml:space="preserve"> | Xperi</w:t>
      </w:r>
      <w:r w:rsidR="00CE3BCD">
        <w:t xml:space="preserve"> Inc.</w:t>
      </w:r>
    </w:p>
    <w:p w:rsidR="004B184C" w:rsidP="004B184C" w:rsidRDefault="004B184C" w14:paraId="560AEB2E" w14:textId="77777777">
      <w:pPr>
        <w:pStyle w:val="Subtitle"/>
      </w:pPr>
      <w:r>
        <w:t>CONFIDENTIAL</w:t>
      </w:r>
    </w:p>
    <w:p w:rsidRPr="004B184C" w:rsidR="00922DDC" w:rsidP="004B184C" w:rsidRDefault="00922DDC" w14:paraId="560BB3EF" w14:textId="77777777"/>
    <w:p w:rsidR="004B184C" w:rsidP="004B184C" w:rsidRDefault="004B184C" w14:paraId="1A02A9E0" w14:textId="77777777">
      <w:pPr>
        <w:pStyle w:val="Subtitle"/>
      </w:pPr>
      <w:r>
        <w:t>COPYRIGHT AND TRADEMARK</w:t>
      </w:r>
    </w:p>
    <w:p w:rsidR="00202FDB" w:rsidP="00202FDB" w:rsidRDefault="00AE6994" w14:paraId="733BA5E0" w14:textId="3B7008CD">
      <w:r w:rsidRPr="00AE6994">
        <w:t>© 202</w:t>
      </w:r>
      <w:r w:rsidR="00C56948">
        <w:t>6</w:t>
      </w:r>
      <w:r w:rsidRPr="00AE6994">
        <w:t xml:space="preserve"> DTS, INC. AND ITS SUBSIDIARIES, INCLUDING IBIQUITY DIGITAL CORPORATION, PROPRIETARY AND CONFIDENTIAL, ALL RIGHTS RESERVED.  UNAUTHORIZED DUPLICATION IS A VIOLATION OF STATE, FEDERAL, AND INTERNATIONAL LAWS. DTS, THE SYMBOL, DTS AND THE SYMBOL TOGETHER ARE REGISTERED TRADEMARKS OR TRADEMARKS OF DTS, INC. (OR ITS AFFILIATES) IN THE UNITED STATES AND OTHER COUNTRIES.  ALL OTHER TRADEMARKS ARE THE PROPERTY OF THEIR RESPECTIVE OWNERS.</w:t>
      </w:r>
    </w:p>
    <w:p w:rsidRPr="004B184C" w:rsidR="00922DDC" w:rsidP="00202FDB" w:rsidRDefault="00922DDC" w14:paraId="525788B8" w14:textId="77777777"/>
    <w:p w:rsidR="00B06F1C" w:rsidP="004B184C" w:rsidRDefault="004B184C" w14:paraId="0324EEE9" w14:textId="77777777">
      <w:pPr>
        <w:pStyle w:val="Subtitle"/>
      </w:pPr>
      <w:r>
        <w:t>NO WARRANTY</w:t>
      </w:r>
    </w:p>
    <w:p w:rsidR="001D0C7A" w:rsidP="00DE0ADA" w:rsidRDefault="001D0C7A" w14:paraId="5C9A8302" w14:textId="77777777"/>
    <w:p w:rsidR="00CE7191" w:rsidP="00CE7191" w:rsidRDefault="006C4FF2" w14:paraId="2EA0D8FE" w14:textId="77777777">
      <w:pPr>
        <w:pStyle w:val="Title"/>
      </w:pPr>
      <w:r>
        <w:t>Version</w:t>
      </w:r>
      <w:r w:rsidR="00CE7191">
        <w:t xml:space="preserve"> History</w:t>
      </w:r>
    </w:p>
    <w:tbl>
      <w:tblPr>
        <w:tblStyle w:val="XPERITableTheme"/>
        <w:tblW w:w="5000" w:type="pct"/>
        <w:tblLook w:val="04A0" w:firstRow="1" w:lastRow="0" w:firstColumn="1" w:lastColumn="0" w:noHBand="0" w:noVBand="1"/>
      </w:tblPr>
      <w:tblGrid>
        <w:gridCol w:w="1814"/>
        <w:gridCol w:w="1814"/>
        <w:gridCol w:w="5442"/>
      </w:tblGrid>
      <w:tr w:rsidR="00CE7191" w:rsidTr="00A8700D" w14:paraId="6A6B31FF" w14:textId="77777777">
        <w:trPr>
          <w:cnfStyle w:val="100000000000" w:firstRow="1" w:lastRow="0" w:firstColumn="0" w:lastColumn="0" w:oddVBand="0" w:evenVBand="0" w:oddHBand="0" w:evenHBand="0" w:firstRowFirstColumn="0" w:firstRowLastColumn="0" w:lastRowFirstColumn="0" w:lastRowLastColumn="0"/>
          <w:tblHeader/>
        </w:trPr>
        <w:tc>
          <w:tcPr>
            <w:tcW w:w="1000" w:type="pct"/>
          </w:tcPr>
          <w:p w:rsidR="00CE7191" w:rsidP="00CE7191" w:rsidRDefault="00647A36" w14:paraId="6BB14603" w14:textId="77777777">
            <w:pPr>
              <w:pStyle w:val="TableHeading"/>
            </w:pPr>
            <w:r>
              <w:t>Version</w:t>
            </w:r>
          </w:p>
        </w:tc>
        <w:tc>
          <w:tcPr>
            <w:tcW w:w="1000" w:type="pct"/>
          </w:tcPr>
          <w:p w:rsidR="00CE7191" w:rsidP="00CE7191" w:rsidRDefault="00647A36" w14:paraId="0AD7D4B5" w14:textId="77777777">
            <w:pPr>
              <w:pStyle w:val="TableHeading"/>
            </w:pPr>
            <w:r>
              <w:t>Date</w:t>
            </w:r>
          </w:p>
        </w:tc>
        <w:tc>
          <w:tcPr>
            <w:tcW w:w="3000" w:type="pct"/>
          </w:tcPr>
          <w:p w:rsidR="00CE7191" w:rsidP="00CE7191" w:rsidRDefault="00E72F65" w14:paraId="1507E1B9" w14:textId="77777777">
            <w:pPr>
              <w:pStyle w:val="TableHeading"/>
            </w:pPr>
            <w:r>
              <w:t xml:space="preserve">Status &amp; </w:t>
            </w:r>
            <w:r w:rsidR="00CE7191">
              <w:t>Description</w:t>
            </w:r>
          </w:p>
        </w:tc>
      </w:tr>
      <w:tr w:rsidR="00CE7191" w:rsidTr="00BD74CA" w14:paraId="74B42186" w14:textId="77777777">
        <w:tc>
          <w:tcPr>
            <w:tcW w:w="1000" w:type="pct"/>
          </w:tcPr>
          <w:p w:rsidR="00CE7191" w:rsidP="00361254" w:rsidRDefault="00816FA1" w14:paraId="2D6A01E4" w14:textId="1CEA993D">
            <w:pPr>
              <w:pStyle w:val="Grid"/>
            </w:pPr>
            <w:r>
              <w:t>1.0.0.0</w:t>
            </w:r>
          </w:p>
        </w:tc>
        <w:tc>
          <w:tcPr>
            <w:tcW w:w="1000" w:type="pct"/>
          </w:tcPr>
          <w:p w:rsidR="00CE7191" w:rsidP="00361254" w:rsidRDefault="00816FA1" w14:paraId="56D76424" w14:textId="7FF1CD66">
            <w:pPr>
              <w:pStyle w:val="Grid"/>
            </w:pPr>
            <w:r>
              <w:t>OCT2025</w:t>
            </w:r>
          </w:p>
        </w:tc>
        <w:tc>
          <w:tcPr>
            <w:tcW w:w="3000" w:type="pct"/>
          </w:tcPr>
          <w:p w:rsidR="00CE7191" w:rsidP="00361254" w:rsidRDefault="00816FA1" w14:paraId="20298A87" w14:textId="3920BD50">
            <w:pPr>
              <w:pStyle w:val="Grid"/>
            </w:pPr>
            <w:r>
              <w:t>First draft/prototype</w:t>
            </w:r>
          </w:p>
        </w:tc>
      </w:tr>
      <w:tr w:rsidR="000D6904" w:rsidTr="00BD74CA" w14:paraId="2C3FA3C0" w14:textId="77777777">
        <w:tc>
          <w:tcPr>
            <w:tcW w:w="1000" w:type="pct"/>
          </w:tcPr>
          <w:p w:rsidR="000D6904" w:rsidP="00361254" w:rsidRDefault="00D86CC1" w14:paraId="6EF42B4D" w14:textId="77777777">
            <w:pPr>
              <w:pStyle w:val="Grid"/>
            </w:pPr>
            <w:r>
              <w:t>1.0.0.1</w:t>
            </w:r>
          </w:p>
          <w:p w:rsidR="00671E80" w:rsidP="00361254" w:rsidRDefault="00671E80" w14:paraId="7D0E4CA4" w14:textId="79C9FCF4">
            <w:pPr>
              <w:pStyle w:val="Grid"/>
            </w:pPr>
            <w:r>
              <w:t>1.0.0.2</w:t>
            </w:r>
          </w:p>
        </w:tc>
        <w:tc>
          <w:tcPr>
            <w:tcW w:w="1000" w:type="pct"/>
          </w:tcPr>
          <w:p w:rsidR="000D6904" w:rsidP="00361254" w:rsidRDefault="00D86CC1" w14:paraId="6FE5B3A4" w14:textId="77777777">
            <w:pPr>
              <w:pStyle w:val="Grid"/>
            </w:pPr>
            <w:r>
              <w:t>DEC2025</w:t>
            </w:r>
          </w:p>
          <w:p w:rsidR="00A47F2E" w:rsidP="00361254" w:rsidRDefault="00E00E45" w14:paraId="289F2152" w14:textId="1FF1476B">
            <w:pPr>
              <w:pStyle w:val="Grid"/>
            </w:pPr>
            <w:ins w:author="Paul Peyla" w:date="2026-04-06T17:32:00Z" w16du:dateUtc="2026-04-06T21:32:00Z" w:id="7">
              <w:r>
                <w:t>APR</w:t>
              </w:r>
            </w:ins>
            <w:del w:author="Paul Peyla" w:date="2026-04-06T17:32:00Z" w16du:dateUtc="2026-04-06T21:32:00Z" w:id="8">
              <w:r w:rsidDel="00E00E45" w:rsidR="00A47F2E">
                <w:delText>MAR</w:delText>
              </w:r>
            </w:del>
            <w:r w:rsidR="00A47F2E">
              <w:t>2026</w:t>
            </w:r>
          </w:p>
        </w:tc>
        <w:tc>
          <w:tcPr>
            <w:tcW w:w="3000" w:type="pct"/>
          </w:tcPr>
          <w:p w:rsidR="000D6904" w:rsidP="00361254" w:rsidRDefault="00D86CC1" w14:paraId="337AD5E9" w14:textId="77777777">
            <w:pPr>
              <w:pStyle w:val="Grid"/>
            </w:pPr>
            <w:r>
              <w:t>Edited per initial technical review</w:t>
            </w:r>
          </w:p>
          <w:p w:rsidR="00671E80" w:rsidP="00361254" w:rsidRDefault="00A47F2E" w14:paraId="7BCE166F" w14:textId="1F3FE8DE">
            <w:pPr>
              <w:pStyle w:val="Grid"/>
            </w:pPr>
            <w:r>
              <w:t xml:space="preserve">Changed name to </w:t>
            </w:r>
            <w:del w:author="Paul Peyla" w:date="2026-04-06T17:32:00Z" w16du:dateUtc="2026-04-06T21:32:00Z" w:id="9">
              <w:r w:rsidDel="001E0293">
                <w:delText>AutoStage Moments</w:delText>
              </w:r>
            </w:del>
            <w:ins w:author="Paul Peyla" w:date="2026-04-06T17:32:00Z" w16du:dateUtc="2026-04-06T21:32:00Z" w:id="10">
              <w:r w:rsidR="001E0293">
                <w:t>Audio Messages</w:t>
              </w:r>
            </w:ins>
            <w:r>
              <w:t>; genericized ad units/use cases</w:t>
            </w:r>
          </w:p>
        </w:tc>
      </w:tr>
    </w:tbl>
    <w:p w:rsidR="004C424F" w:rsidP="00DE0ADA" w:rsidRDefault="004C424F" w14:paraId="7A28787F" w14:textId="77777777"/>
    <w:p w:rsidR="00E1560F" w:rsidP="00E1560F" w:rsidRDefault="00E1560F" w14:paraId="7DA389B5" w14:textId="77777777">
      <w:pPr>
        <w:pStyle w:val="Title"/>
      </w:pPr>
      <w:r>
        <w:t>Table of Contents</w:t>
      </w:r>
    </w:p>
    <w:p w:rsidR="0022404B" w:rsidRDefault="009C7942" w14:paraId="57C8F203" w14:textId="4879D088">
      <w:pPr>
        <w:pStyle w:val="TOC1"/>
        <w:tabs>
          <w:tab w:val="right" w:leader="dot" w:pos="9060"/>
        </w:tabs>
        <w:rPr>
          <w:ins w:author="Paul Peyla" w:date="2026-04-08T13:50:00Z" w16du:dateUtc="2026-04-08T17:50:00Z" w:id="11"/>
          <w:rFonts w:asciiTheme="minorHAnsi" w:hAnsiTheme="minorHAnsi"/>
          <w:noProof/>
          <w:kern w:val="2"/>
          <w:sz w:val="24"/>
          <w:szCs w:val="24"/>
          <w14:ligatures w14:val="standardContextual"/>
        </w:rPr>
      </w:pPr>
      <w:r>
        <w:fldChar w:fldCharType="begin"/>
      </w:r>
      <w:r>
        <w:instrText xml:space="preserve"> TOC \o "1-3" \h \z \t "Appendix 1,1,Appendix 2,2,Appendix 3,3" </w:instrText>
      </w:r>
      <w:r>
        <w:fldChar w:fldCharType="separate"/>
      </w:r>
      <w:r w:rsidRPr="00955D5E" w:rsidR="0022404B">
        <w:rPr>
          <w:rStyle w:val="Hyperlink"/>
          <w:noProof/>
        </w:rPr>
        <w:fldChar w:fldCharType="begin"/>
      </w:r>
      <w:r w:rsidRPr="00955D5E" w:rsidR="0022404B">
        <w:rPr>
          <w:rStyle w:val="Hyperlink"/>
          <w:noProof/>
        </w:rPr>
        <w:instrText xml:space="preserve"> </w:instrText>
      </w:r>
      <w:r w:rsidR="0022404B">
        <w:rPr>
          <w:noProof/>
        </w:rPr>
        <w:instrText>HYPERLINK \l "_Toc226548637"</w:instrText>
      </w:r>
      <w:r w:rsidRPr="00955D5E" w:rsidR="0022404B">
        <w:rPr>
          <w:rStyle w:val="Hyperlink"/>
          <w:noProof/>
        </w:rPr>
        <w:instrText xml:space="preserve"> </w:instrText>
      </w:r>
      <w:r w:rsidRPr="00955D5E" w:rsidR="0022404B">
        <w:rPr>
          <w:rStyle w:val="Hyperlink"/>
          <w:noProof/>
        </w:rPr>
      </w:r>
      <w:r w:rsidRPr="00955D5E" w:rsidR="0022404B">
        <w:rPr>
          <w:rStyle w:val="Hyperlink"/>
          <w:noProof/>
        </w:rPr>
        <w:fldChar w:fldCharType="separate"/>
      </w:r>
      <w:r w:rsidRPr="00955D5E" w:rsidR="0022404B">
        <w:rPr>
          <w:rStyle w:val="Hyperlink"/>
          <w:noProof/>
        </w:rPr>
        <w:t>1</w:t>
      </w:r>
      <w:r w:rsidR="0022404B">
        <w:rPr>
          <w:rFonts w:asciiTheme="minorHAnsi" w:hAnsiTheme="minorHAnsi"/>
          <w:noProof/>
          <w:kern w:val="2"/>
          <w:sz w:val="24"/>
          <w:szCs w:val="24"/>
          <w14:ligatures w14:val="standardContextual"/>
        </w:rPr>
        <w:tab/>
      </w:r>
      <w:r w:rsidRPr="00955D5E" w:rsidR="0022404B">
        <w:rPr>
          <w:rStyle w:val="Hyperlink"/>
          <w:noProof/>
        </w:rPr>
        <w:t>Audio Messages Requirements and Recommendations</w:t>
      </w:r>
      <w:r w:rsidR="0022404B">
        <w:rPr>
          <w:noProof/>
          <w:webHidden/>
        </w:rPr>
        <w:tab/>
      </w:r>
      <w:r w:rsidR="0022404B">
        <w:rPr>
          <w:noProof/>
          <w:webHidden/>
        </w:rPr>
        <w:fldChar w:fldCharType="begin"/>
      </w:r>
      <w:r w:rsidR="0022404B">
        <w:rPr>
          <w:noProof/>
          <w:webHidden/>
        </w:rPr>
        <w:instrText xml:space="preserve"> PAGEREF _Toc226548637 \h </w:instrText>
      </w:r>
      <w:r w:rsidR="0022404B">
        <w:rPr>
          <w:noProof/>
          <w:webHidden/>
        </w:rPr>
      </w:r>
      <w:r w:rsidR="0022404B">
        <w:rPr>
          <w:noProof/>
          <w:webHidden/>
        </w:rPr>
        <w:fldChar w:fldCharType="separate"/>
      </w:r>
      <w:r w:rsidR="0022404B">
        <w:rPr>
          <w:noProof/>
          <w:webHidden/>
        </w:rPr>
        <w:t>5</w:t>
      </w:r>
      <w:r w:rsidR="0022404B">
        <w:rPr>
          <w:noProof/>
          <w:webHidden/>
        </w:rPr>
        <w:fldChar w:fldCharType="end"/>
      </w:r>
      <w:r w:rsidRPr="00955D5E" w:rsidR="0022404B">
        <w:rPr>
          <w:rStyle w:val="Hyperlink"/>
          <w:noProof/>
        </w:rPr>
        <w:fldChar w:fldCharType="end"/>
      </w:r>
    </w:p>
    <w:p w:rsidR="0022404B" w:rsidRDefault="0022404B" w14:paraId="52F94AEF" w14:textId="6D8625E1">
      <w:pPr>
        <w:pStyle w:val="TOC2"/>
        <w:tabs>
          <w:tab w:val="right" w:leader="dot" w:pos="9060"/>
        </w:tabs>
        <w:rPr>
          <w:ins w:author="Paul Peyla" w:date="2026-04-08T13:50:00Z" w16du:dateUtc="2026-04-08T17:50:00Z" w:id="14"/>
          <w:rFonts w:asciiTheme="minorHAnsi" w:hAnsiTheme="minorHAnsi"/>
          <w:noProof/>
          <w:kern w:val="2"/>
          <w:szCs w:val="24"/>
          <w14:ligatures w14:val="standardContextual"/>
        </w:rPr>
      </w:pPr>
      <w:r w:rsidRPr="00955D5E">
        <w:rPr>
          <w:rStyle w:val="Hyperlink"/>
          <w:noProof/>
        </w:rPr>
        <w:fldChar w:fldCharType="begin"/>
      </w:r>
      <w:r w:rsidRPr="00955D5E">
        <w:rPr>
          <w:rStyle w:val="Hyperlink"/>
          <w:noProof/>
        </w:rPr>
        <w:instrText xml:space="preserve"> </w:instrText>
      </w:r>
      <w:r>
        <w:rPr>
          <w:noProof/>
        </w:rPr>
        <w:instrText>HYPERLINK \l "_Toc226548638"</w:instrText>
      </w:r>
      <w:r w:rsidRPr="00955D5E">
        <w:rPr>
          <w:rStyle w:val="Hyperlink"/>
          <w:noProof/>
        </w:rPr>
        <w:instrText xml:space="preserve"> </w:instrText>
      </w:r>
      <w:r w:rsidRPr="00955D5E">
        <w:rPr>
          <w:rStyle w:val="Hyperlink"/>
          <w:noProof/>
        </w:rPr>
      </w:r>
      <w:r w:rsidRPr="00955D5E">
        <w:rPr>
          <w:rStyle w:val="Hyperlink"/>
          <w:noProof/>
        </w:rPr>
        <w:fldChar w:fldCharType="separate"/>
      </w:r>
      <w:r w:rsidRPr="00955D5E">
        <w:rPr>
          <w:rStyle w:val="Hyperlink"/>
          <w:noProof/>
        </w:rPr>
        <w:t>1.1</w:t>
      </w:r>
      <w:r>
        <w:rPr>
          <w:rFonts w:asciiTheme="minorHAnsi" w:hAnsiTheme="minorHAnsi"/>
          <w:noProof/>
          <w:kern w:val="2"/>
          <w:szCs w:val="24"/>
          <w14:ligatures w14:val="standardContextual"/>
        </w:rPr>
        <w:tab/>
      </w:r>
      <w:r w:rsidRPr="00955D5E">
        <w:rPr>
          <w:rStyle w:val="Hyperlink"/>
          <w:noProof/>
        </w:rPr>
        <w:t>Registration</w:t>
      </w:r>
      <w:r>
        <w:rPr>
          <w:noProof/>
          <w:webHidden/>
        </w:rPr>
        <w:tab/>
      </w:r>
      <w:r>
        <w:rPr>
          <w:noProof/>
          <w:webHidden/>
        </w:rPr>
        <w:fldChar w:fldCharType="begin"/>
      </w:r>
      <w:r>
        <w:rPr>
          <w:noProof/>
          <w:webHidden/>
        </w:rPr>
        <w:instrText xml:space="preserve"> PAGEREF _Toc226548638 \h </w:instrText>
      </w:r>
      <w:r>
        <w:rPr>
          <w:noProof/>
          <w:webHidden/>
        </w:rPr>
      </w:r>
      <w:r>
        <w:rPr>
          <w:noProof/>
          <w:webHidden/>
        </w:rPr>
        <w:fldChar w:fldCharType="separate"/>
      </w:r>
      <w:r>
        <w:rPr>
          <w:noProof/>
          <w:webHidden/>
        </w:rPr>
        <w:t>7</w:t>
      </w:r>
      <w:r>
        <w:rPr>
          <w:noProof/>
          <w:webHidden/>
        </w:rPr>
        <w:fldChar w:fldCharType="end"/>
      </w:r>
      <w:r w:rsidRPr="00955D5E">
        <w:rPr>
          <w:rStyle w:val="Hyperlink"/>
          <w:noProof/>
        </w:rPr>
        <w:fldChar w:fldCharType="end"/>
      </w:r>
    </w:p>
    <w:p w:rsidR="0022404B" w:rsidRDefault="0022404B" w14:paraId="40BC979A" w14:textId="0CF7774D">
      <w:pPr>
        <w:pStyle w:val="TOC2"/>
        <w:tabs>
          <w:tab w:val="right" w:leader="dot" w:pos="9060"/>
        </w:tabs>
        <w:rPr>
          <w:ins w:author="Paul Peyla" w:date="2026-04-08T13:50:00Z" w16du:dateUtc="2026-04-08T17:50:00Z" w:id="17"/>
          <w:rFonts w:asciiTheme="minorHAnsi" w:hAnsiTheme="minorHAnsi"/>
          <w:noProof/>
          <w:kern w:val="2"/>
          <w:szCs w:val="24"/>
          <w14:ligatures w14:val="standardContextual"/>
        </w:rPr>
      </w:pPr>
      <w:r w:rsidRPr="00955D5E">
        <w:rPr>
          <w:rStyle w:val="Hyperlink"/>
          <w:noProof/>
        </w:rPr>
        <w:fldChar w:fldCharType="begin"/>
      </w:r>
      <w:r w:rsidRPr="00955D5E">
        <w:rPr>
          <w:rStyle w:val="Hyperlink"/>
          <w:noProof/>
        </w:rPr>
        <w:instrText xml:space="preserve"> </w:instrText>
      </w:r>
      <w:r>
        <w:rPr>
          <w:noProof/>
        </w:rPr>
        <w:instrText>HYPERLINK \l "_Toc226548639"</w:instrText>
      </w:r>
      <w:r w:rsidRPr="00955D5E">
        <w:rPr>
          <w:rStyle w:val="Hyperlink"/>
          <w:noProof/>
        </w:rPr>
        <w:instrText xml:space="preserve"> </w:instrText>
      </w:r>
      <w:r w:rsidRPr="00955D5E">
        <w:rPr>
          <w:rStyle w:val="Hyperlink"/>
          <w:noProof/>
        </w:rPr>
      </w:r>
      <w:r w:rsidRPr="00955D5E">
        <w:rPr>
          <w:rStyle w:val="Hyperlink"/>
          <w:noProof/>
        </w:rPr>
        <w:fldChar w:fldCharType="separate"/>
      </w:r>
      <w:r w:rsidRPr="00955D5E">
        <w:rPr>
          <w:rStyle w:val="Hyperlink"/>
          <w:noProof/>
        </w:rPr>
        <w:t>1.2</w:t>
      </w:r>
      <w:r>
        <w:rPr>
          <w:rFonts w:asciiTheme="minorHAnsi" w:hAnsiTheme="minorHAnsi"/>
          <w:noProof/>
          <w:kern w:val="2"/>
          <w:szCs w:val="24"/>
          <w14:ligatures w14:val="standardContextual"/>
        </w:rPr>
        <w:tab/>
      </w:r>
      <w:r w:rsidRPr="00955D5E">
        <w:rPr>
          <w:rStyle w:val="Hyperlink"/>
          <w:noProof/>
        </w:rPr>
        <w:t>User Consent and Privacy</w:t>
      </w:r>
      <w:r>
        <w:rPr>
          <w:noProof/>
          <w:webHidden/>
        </w:rPr>
        <w:tab/>
      </w:r>
      <w:r>
        <w:rPr>
          <w:noProof/>
          <w:webHidden/>
        </w:rPr>
        <w:fldChar w:fldCharType="begin"/>
      </w:r>
      <w:r>
        <w:rPr>
          <w:noProof/>
          <w:webHidden/>
        </w:rPr>
        <w:instrText xml:space="preserve"> PAGEREF _Toc226548639 \h </w:instrText>
      </w:r>
      <w:r>
        <w:rPr>
          <w:noProof/>
          <w:webHidden/>
        </w:rPr>
      </w:r>
      <w:r>
        <w:rPr>
          <w:noProof/>
          <w:webHidden/>
        </w:rPr>
        <w:fldChar w:fldCharType="separate"/>
      </w:r>
      <w:r>
        <w:rPr>
          <w:noProof/>
          <w:webHidden/>
        </w:rPr>
        <w:t>7</w:t>
      </w:r>
      <w:r>
        <w:rPr>
          <w:noProof/>
          <w:webHidden/>
        </w:rPr>
        <w:fldChar w:fldCharType="end"/>
      </w:r>
      <w:r w:rsidRPr="00955D5E">
        <w:rPr>
          <w:rStyle w:val="Hyperlink"/>
          <w:noProof/>
        </w:rPr>
        <w:fldChar w:fldCharType="end"/>
      </w:r>
    </w:p>
    <w:p w:rsidR="0022404B" w:rsidRDefault="0022404B" w14:paraId="1E10D48D" w14:textId="371BBA33">
      <w:pPr>
        <w:pStyle w:val="TOC2"/>
        <w:tabs>
          <w:tab w:val="right" w:leader="dot" w:pos="9060"/>
        </w:tabs>
        <w:rPr>
          <w:ins w:author="Paul Peyla" w:date="2026-04-08T13:50:00Z" w16du:dateUtc="2026-04-08T17:50:00Z" w:id="20"/>
          <w:rFonts w:asciiTheme="minorHAnsi" w:hAnsiTheme="minorHAnsi"/>
          <w:noProof/>
          <w:kern w:val="2"/>
          <w:szCs w:val="24"/>
          <w14:ligatures w14:val="standardContextual"/>
        </w:rPr>
      </w:pPr>
      <w:r w:rsidRPr="00955D5E">
        <w:rPr>
          <w:rStyle w:val="Hyperlink"/>
          <w:noProof/>
        </w:rPr>
        <w:fldChar w:fldCharType="begin"/>
      </w:r>
      <w:r w:rsidRPr="00955D5E">
        <w:rPr>
          <w:rStyle w:val="Hyperlink"/>
          <w:noProof/>
        </w:rPr>
        <w:instrText xml:space="preserve"> </w:instrText>
      </w:r>
      <w:r>
        <w:rPr>
          <w:noProof/>
        </w:rPr>
        <w:instrText>HYPERLINK \l "_Toc226548640"</w:instrText>
      </w:r>
      <w:r w:rsidRPr="00955D5E">
        <w:rPr>
          <w:rStyle w:val="Hyperlink"/>
          <w:noProof/>
        </w:rPr>
        <w:instrText xml:space="preserve"> </w:instrText>
      </w:r>
      <w:r w:rsidRPr="00955D5E">
        <w:rPr>
          <w:rStyle w:val="Hyperlink"/>
          <w:noProof/>
        </w:rPr>
      </w:r>
      <w:r w:rsidRPr="00955D5E">
        <w:rPr>
          <w:rStyle w:val="Hyperlink"/>
          <w:noProof/>
        </w:rPr>
        <w:fldChar w:fldCharType="separate"/>
      </w:r>
      <w:r w:rsidRPr="00955D5E">
        <w:rPr>
          <w:rStyle w:val="Hyperlink"/>
          <w:noProof/>
        </w:rPr>
        <w:t>1.3</w:t>
      </w:r>
      <w:r>
        <w:rPr>
          <w:rFonts w:asciiTheme="minorHAnsi" w:hAnsiTheme="minorHAnsi"/>
          <w:noProof/>
          <w:kern w:val="2"/>
          <w:szCs w:val="24"/>
          <w14:ligatures w14:val="standardContextual"/>
        </w:rPr>
        <w:tab/>
      </w:r>
      <w:r w:rsidRPr="00955D5E">
        <w:rPr>
          <w:rStyle w:val="Hyperlink"/>
          <w:noProof/>
        </w:rPr>
        <w:t>Advertising Campaigns</w:t>
      </w:r>
      <w:r>
        <w:rPr>
          <w:noProof/>
          <w:webHidden/>
        </w:rPr>
        <w:tab/>
      </w:r>
      <w:r>
        <w:rPr>
          <w:noProof/>
          <w:webHidden/>
        </w:rPr>
        <w:fldChar w:fldCharType="begin"/>
      </w:r>
      <w:r>
        <w:rPr>
          <w:noProof/>
          <w:webHidden/>
        </w:rPr>
        <w:instrText xml:space="preserve"> PAGEREF _Toc226548640 \h </w:instrText>
      </w:r>
      <w:r>
        <w:rPr>
          <w:noProof/>
          <w:webHidden/>
        </w:rPr>
      </w:r>
      <w:r>
        <w:rPr>
          <w:noProof/>
          <w:webHidden/>
        </w:rPr>
        <w:fldChar w:fldCharType="separate"/>
      </w:r>
      <w:r>
        <w:rPr>
          <w:noProof/>
          <w:webHidden/>
        </w:rPr>
        <w:t>8</w:t>
      </w:r>
      <w:r>
        <w:rPr>
          <w:noProof/>
          <w:webHidden/>
        </w:rPr>
        <w:fldChar w:fldCharType="end"/>
      </w:r>
      <w:r w:rsidRPr="00955D5E">
        <w:rPr>
          <w:rStyle w:val="Hyperlink"/>
          <w:noProof/>
        </w:rPr>
        <w:fldChar w:fldCharType="end"/>
      </w:r>
    </w:p>
    <w:p w:rsidR="0022404B" w:rsidRDefault="0022404B" w14:paraId="06B6E464" w14:textId="7D49AF7C">
      <w:pPr>
        <w:pStyle w:val="TOC3"/>
        <w:tabs>
          <w:tab w:val="right" w:leader="dot" w:pos="9060"/>
        </w:tabs>
        <w:rPr>
          <w:ins w:author="Paul Peyla" w:date="2026-04-08T13:50:00Z" w16du:dateUtc="2026-04-08T17:50:00Z" w:id="23"/>
          <w:rFonts w:asciiTheme="minorHAnsi" w:hAnsiTheme="minorHAnsi"/>
          <w:noProof/>
          <w:kern w:val="2"/>
          <w:szCs w:val="24"/>
          <w14:ligatures w14:val="standardContextual"/>
        </w:rPr>
      </w:pPr>
      <w:r w:rsidRPr="00955D5E">
        <w:rPr>
          <w:rStyle w:val="Hyperlink"/>
          <w:noProof/>
        </w:rPr>
        <w:fldChar w:fldCharType="begin"/>
      </w:r>
      <w:r w:rsidRPr="00955D5E">
        <w:rPr>
          <w:rStyle w:val="Hyperlink"/>
          <w:noProof/>
        </w:rPr>
        <w:instrText xml:space="preserve"> </w:instrText>
      </w:r>
      <w:r>
        <w:rPr>
          <w:noProof/>
        </w:rPr>
        <w:instrText>HYPERLINK \l "_Toc226548641"</w:instrText>
      </w:r>
      <w:r w:rsidRPr="00955D5E">
        <w:rPr>
          <w:rStyle w:val="Hyperlink"/>
          <w:noProof/>
        </w:rPr>
        <w:instrText xml:space="preserve"> </w:instrText>
      </w:r>
      <w:r w:rsidRPr="00955D5E">
        <w:rPr>
          <w:rStyle w:val="Hyperlink"/>
          <w:noProof/>
        </w:rPr>
      </w:r>
      <w:r w:rsidRPr="00955D5E">
        <w:rPr>
          <w:rStyle w:val="Hyperlink"/>
          <w:noProof/>
        </w:rPr>
        <w:fldChar w:fldCharType="separate"/>
      </w:r>
      <w:r w:rsidRPr="00955D5E">
        <w:rPr>
          <w:rStyle w:val="Hyperlink"/>
          <w:noProof/>
        </w:rPr>
        <w:t>1.3.1</w:t>
      </w:r>
      <w:r>
        <w:rPr>
          <w:rFonts w:asciiTheme="minorHAnsi" w:hAnsiTheme="minorHAnsi"/>
          <w:noProof/>
          <w:kern w:val="2"/>
          <w:szCs w:val="24"/>
          <w14:ligatures w14:val="standardContextual"/>
        </w:rPr>
        <w:tab/>
      </w:r>
      <w:r w:rsidRPr="00955D5E">
        <w:rPr>
          <w:rStyle w:val="Hyperlink"/>
          <w:noProof/>
        </w:rPr>
        <w:t>Pre-Launch Setup Phase</w:t>
      </w:r>
      <w:r>
        <w:rPr>
          <w:noProof/>
          <w:webHidden/>
        </w:rPr>
        <w:tab/>
      </w:r>
      <w:r>
        <w:rPr>
          <w:noProof/>
          <w:webHidden/>
        </w:rPr>
        <w:fldChar w:fldCharType="begin"/>
      </w:r>
      <w:r>
        <w:rPr>
          <w:noProof/>
          <w:webHidden/>
        </w:rPr>
        <w:instrText xml:space="preserve"> PAGEREF _Toc226548641 \h </w:instrText>
      </w:r>
      <w:r>
        <w:rPr>
          <w:noProof/>
          <w:webHidden/>
        </w:rPr>
      </w:r>
      <w:r>
        <w:rPr>
          <w:noProof/>
          <w:webHidden/>
        </w:rPr>
        <w:fldChar w:fldCharType="separate"/>
      </w:r>
      <w:r>
        <w:rPr>
          <w:noProof/>
          <w:webHidden/>
        </w:rPr>
        <w:t>8</w:t>
      </w:r>
      <w:r>
        <w:rPr>
          <w:noProof/>
          <w:webHidden/>
        </w:rPr>
        <w:fldChar w:fldCharType="end"/>
      </w:r>
      <w:r w:rsidRPr="00955D5E">
        <w:rPr>
          <w:rStyle w:val="Hyperlink"/>
          <w:noProof/>
        </w:rPr>
        <w:fldChar w:fldCharType="end"/>
      </w:r>
    </w:p>
    <w:p w:rsidR="0022404B" w:rsidRDefault="0022404B" w14:paraId="31648887" w14:textId="79B2A87A">
      <w:pPr>
        <w:pStyle w:val="TOC3"/>
        <w:tabs>
          <w:tab w:val="right" w:leader="dot" w:pos="9060"/>
        </w:tabs>
        <w:rPr>
          <w:ins w:author="Paul Peyla" w:date="2026-04-08T13:50:00Z" w16du:dateUtc="2026-04-08T17:50:00Z" w:id="26"/>
          <w:rFonts w:asciiTheme="minorHAnsi" w:hAnsiTheme="minorHAnsi"/>
          <w:noProof/>
          <w:kern w:val="2"/>
          <w:szCs w:val="24"/>
          <w14:ligatures w14:val="standardContextual"/>
        </w:rPr>
      </w:pPr>
      <w:r w:rsidRPr="00955D5E">
        <w:rPr>
          <w:rStyle w:val="Hyperlink"/>
          <w:noProof/>
        </w:rPr>
        <w:fldChar w:fldCharType="begin"/>
      </w:r>
      <w:r w:rsidRPr="00955D5E">
        <w:rPr>
          <w:rStyle w:val="Hyperlink"/>
          <w:noProof/>
        </w:rPr>
        <w:instrText xml:space="preserve"> </w:instrText>
      </w:r>
      <w:r>
        <w:rPr>
          <w:noProof/>
        </w:rPr>
        <w:instrText>HYPERLINK \l "_Toc226548642"</w:instrText>
      </w:r>
      <w:r w:rsidRPr="00955D5E">
        <w:rPr>
          <w:rStyle w:val="Hyperlink"/>
          <w:noProof/>
        </w:rPr>
        <w:instrText xml:space="preserve"> </w:instrText>
      </w:r>
      <w:r w:rsidRPr="00955D5E">
        <w:rPr>
          <w:rStyle w:val="Hyperlink"/>
          <w:noProof/>
        </w:rPr>
      </w:r>
      <w:r w:rsidRPr="00955D5E">
        <w:rPr>
          <w:rStyle w:val="Hyperlink"/>
          <w:noProof/>
        </w:rPr>
        <w:fldChar w:fldCharType="separate"/>
      </w:r>
      <w:r w:rsidRPr="00955D5E">
        <w:rPr>
          <w:rStyle w:val="Hyperlink"/>
          <w:noProof/>
        </w:rPr>
        <w:t>1.3.2</w:t>
      </w:r>
      <w:r>
        <w:rPr>
          <w:rFonts w:asciiTheme="minorHAnsi" w:hAnsiTheme="minorHAnsi"/>
          <w:noProof/>
          <w:kern w:val="2"/>
          <w:szCs w:val="24"/>
          <w14:ligatures w14:val="standardContextual"/>
        </w:rPr>
        <w:tab/>
      </w:r>
      <w:r w:rsidRPr="00955D5E">
        <w:rPr>
          <w:rStyle w:val="Hyperlink"/>
          <w:noProof/>
        </w:rPr>
        <w:t>Live Phase</w:t>
      </w:r>
      <w:r>
        <w:rPr>
          <w:noProof/>
          <w:webHidden/>
        </w:rPr>
        <w:tab/>
      </w:r>
      <w:r>
        <w:rPr>
          <w:noProof/>
          <w:webHidden/>
        </w:rPr>
        <w:fldChar w:fldCharType="begin"/>
      </w:r>
      <w:r>
        <w:rPr>
          <w:noProof/>
          <w:webHidden/>
        </w:rPr>
        <w:instrText xml:space="preserve"> PAGEREF _Toc226548642 \h </w:instrText>
      </w:r>
      <w:r>
        <w:rPr>
          <w:noProof/>
          <w:webHidden/>
        </w:rPr>
      </w:r>
      <w:r>
        <w:rPr>
          <w:noProof/>
          <w:webHidden/>
        </w:rPr>
        <w:fldChar w:fldCharType="separate"/>
      </w:r>
      <w:r>
        <w:rPr>
          <w:noProof/>
          <w:webHidden/>
        </w:rPr>
        <w:t>16</w:t>
      </w:r>
      <w:r>
        <w:rPr>
          <w:noProof/>
          <w:webHidden/>
        </w:rPr>
        <w:fldChar w:fldCharType="end"/>
      </w:r>
      <w:r w:rsidRPr="00955D5E">
        <w:rPr>
          <w:rStyle w:val="Hyperlink"/>
          <w:noProof/>
        </w:rPr>
        <w:fldChar w:fldCharType="end"/>
      </w:r>
    </w:p>
    <w:p w:rsidR="0022404B" w:rsidRDefault="0022404B" w14:paraId="78D65F5B" w14:textId="644E2414">
      <w:pPr>
        <w:pStyle w:val="TOC3"/>
        <w:tabs>
          <w:tab w:val="right" w:leader="dot" w:pos="9060"/>
        </w:tabs>
        <w:rPr>
          <w:ins w:author="Paul Peyla" w:date="2026-04-08T13:50:00Z" w16du:dateUtc="2026-04-08T17:50:00Z" w:id="29"/>
          <w:rFonts w:asciiTheme="minorHAnsi" w:hAnsiTheme="minorHAnsi"/>
          <w:noProof/>
          <w:kern w:val="2"/>
          <w:szCs w:val="24"/>
          <w14:ligatures w14:val="standardContextual"/>
        </w:rPr>
      </w:pPr>
      <w:r w:rsidRPr="00955D5E">
        <w:rPr>
          <w:rStyle w:val="Hyperlink"/>
          <w:noProof/>
        </w:rPr>
        <w:fldChar w:fldCharType="begin"/>
      </w:r>
      <w:r w:rsidRPr="00955D5E">
        <w:rPr>
          <w:rStyle w:val="Hyperlink"/>
          <w:noProof/>
        </w:rPr>
        <w:instrText xml:space="preserve"> </w:instrText>
      </w:r>
      <w:r>
        <w:rPr>
          <w:noProof/>
        </w:rPr>
        <w:instrText>HYPERLINK \l "_Toc226548643"</w:instrText>
      </w:r>
      <w:r w:rsidRPr="00955D5E">
        <w:rPr>
          <w:rStyle w:val="Hyperlink"/>
          <w:noProof/>
        </w:rPr>
        <w:instrText xml:space="preserve"> </w:instrText>
      </w:r>
      <w:r w:rsidRPr="00955D5E">
        <w:rPr>
          <w:rStyle w:val="Hyperlink"/>
          <w:noProof/>
        </w:rPr>
      </w:r>
      <w:r w:rsidRPr="00955D5E">
        <w:rPr>
          <w:rStyle w:val="Hyperlink"/>
          <w:noProof/>
        </w:rPr>
        <w:fldChar w:fldCharType="separate"/>
      </w:r>
      <w:r w:rsidRPr="00955D5E">
        <w:rPr>
          <w:rStyle w:val="Hyperlink"/>
          <w:noProof/>
        </w:rPr>
        <w:t>1.3.3</w:t>
      </w:r>
      <w:r>
        <w:rPr>
          <w:rFonts w:asciiTheme="minorHAnsi" w:hAnsiTheme="minorHAnsi"/>
          <w:noProof/>
          <w:kern w:val="2"/>
          <w:szCs w:val="24"/>
          <w14:ligatures w14:val="standardContextual"/>
        </w:rPr>
        <w:tab/>
      </w:r>
      <w:r w:rsidRPr="00955D5E">
        <w:rPr>
          <w:rStyle w:val="Hyperlink"/>
          <w:noProof/>
        </w:rPr>
        <w:t>Post-Campaign Analysis Phase</w:t>
      </w:r>
      <w:r>
        <w:rPr>
          <w:noProof/>
          <w:webHidden/>
        </w:rPr>
        <w:tab/>
      </w:r>
      <w:r>
        <w:rPr>
          <w:noProof/>
          <w:webHidden/>
        </w:rPr>
        <w:fldChar w:fldCharType="begin"/>
      </w:r>
      <w:r>
        <w:rPr>
          <w:noProof/>
          <w:webHidden/>
        </w:rPr>
        <w:instrText xml:space="preserve"> PAGEREF _Toc226548643 \h </w:instrText>
      </w:r>
      <w:r>
        <w:rPr>
          <w:noProof/>
          <w:webHidden/>
        </w:rPr>
      </w:r>
      <w:r>
        <w:rPr>
          <w:noProof/>
          <w:webHidden/>
        </w:rPr>
        <w:fldChar w:fldCharType="separate"/>
      </w:r>
      <w:r>
        <w:rPr>
          <w:noProof/>
          <w:webHidden/>
        </w:rPr>
        <w:t>25</w:t>
      </w:r>
      <w:r>
        <w:rPr>
          <w:noProof/>
          <w:webHidden/>
        </w:rPr>
        <w:fldChar w:fldCharType="end"/>
      </w:r>
      <w:r w:rsidRPr="00955D5E">
        <w:rPr>
          <w:rStyle w:val="Hyperlink"/>
          <w:noProof/>
        </w:rPr>
        <w:fldChar w:fldCharType="end"/>
      </w:r>
    </w:p>
    <w:p w:rsidR="0022404B" w:rsidRDefault="0022404B" w14:paraId="53152EBA" w14:textId="1B976CB6">
      <w:pPr>
        <w:pStyle w:val="TOC1"/>
        <w:tabs>
          <w:tab w:val="right" w:leader="dot" w:pos="9060"/>
        </w:tabs>
        <w:rPr>
          <w:ins w:author="Paul Peyla" w:date="2026-04-08T13:50:00Z" w16du:dateUtc="2026-04-08T17:50:00Z" w:id="32"/>
          <w:rFonts w:asciiTheme="minorHAnsi" w:hAnsiTheme="minorHAnsi"/>
          <w:noProof/>
          <w:kern w:val="2"/>
          <w:sz w:val="24"/>
          <w:szCs w:val="24"/>
          <w14:ligatures w14:val="standardContextual"/>
        </w:rPr>
      </w:pPr>
      <w:r w:rsidRPr="00955D5E">
        <w:rPr>
          <w:rStyle w:val="Hyperlink"/>
          <w:noProof/>
        </w:rPr>
        <w:fldChar w:fldCharType="begin"/>
      </w:r>
      <w:r w:rsidRPr="00955D5E">
        <w:rPr>
          <w:rStyle w:val="Hyperlink"/>
          <w:noProof/>
        </w:rPr>
        <w:instrText xml:space="preserve"> </w:instrText>
      </w:r>
      <w:r>
        <w:rPr>
          <w:noProof/>
        </w:rPr>
        <w:instrText>HYPERLINK \l "_Toc226548644"</w:instrText>
      </w:r>
      <w:r w:rsidRPr="00955D5E">
        <w:rPr>
          <w:rStyle w:val="Hyperlink"/>
          <w:noProof/>
        </w:rPr>
        <w:instrText xml:space="preserve"> </w:instrText>
      </w:r>
      <w:r w:rsidRPr="00955D5E">
        <w:rPr>
          <w:rStyle w:val="Hyperlink"/>
          <w:noProof/>
        </w:rPr>
      </w:r>
      <w:r w:rsidRPr="00955D5E">
        <w:rPr>
          <w:rStyle w:val="Hyperlink"/>
          <w:noProof/>
        </w:rPr>
        <w:fldChar w:fldCharType="separate"/>
      </w:r>
      <w:r w:rsidRPr="00955D5E">
        <w:rPr>
          <w:rStyle w:val="Hyperlink"/>
          <w:noProof/>
        </w:rPr>
        <w:t>2</w:t>
      </w:r>
      <w:r>
        <w:rPr>
          <w:rFonts w:asciiTheme="minorHAnsi" w:hAnsiTheme="minorHAnsi"/>
          <w:noProof/>
          <w:kern w:val="2"/>
          <w:sz w:val="24"/>
          <w:szCs w:val="24"/>
          <w14:ligatures w14:val="standardContextual"/>
        </w:rPr>
        <w:tab/>
      </w:r>
      <w:r w:rsidRPr="00955D5E">
        <w:rPr>
          <w:rStyle w:val="Hyperlink"/>
          <w:noProof/>
        </w:rPr>
        <w:t>Receiver Certification Test Requirements</w:t>
      </w:r>
      <w:r>
        <w:rPr>
          <w:noProof/>
          <w:webHidden/>
        </w:rPr>
        <w:tab/>
      </w:r>
      <w:r>
        <w:rPr>
          <w:noProof/>
          <w:webHidden/>
        </w:rPr>
        <w:fldChar w:fldCharType="begin"/>
      </w:r>
      <w:r>
        <w:rPr>
          <w:noProof/>
          <w:webHidden/>
        </w:rPr>
        <w:instrText xml:space="preserve"> PAGEREF _Toc226548644 \h </w:instrText>
      </w:r>
      <w:r>
        <w:rPr>
          <w:noProof/>
          <w:webHidden/>
        </w:rPr>
      </w:r>
      <w:r>
        <w:rPr>
          <w:noProof/>
          <w:webHidden/>
        </w:rPr>
        <w:fldChar w:fldCharType="separate"/>
      </w:r>
      <w:r>
        <w:rPr>
          <w:noProof/>
          <w:webHidden/>
        </w:rPr>
        <w:t>26</w:t>
      </w:r>
      <w:r>
        <w:rPr>
          <w:noProof/>
          <w:webHidden/>
        </w:rPr>
        <w:fldChar w:fldCharType="end"/>
      </w:r>
      <w:r w:rsidRPr="00955D5E">
        <w:rPr>
          <w:rStyle w:val="Hyperlink"/>
          <w:noProof/>
        </w:rPr>
        <w:fldChar w:fldCharType="end"/>
      </w:r>
    </w:p>
    <w:p w:rsidR="002470B2" w:rsidDel="0022404B" w:rsidRDefault="002470B2" w14:paraId="4EAE05A6" w14:textId="6EAE7B65">
      <w:pPr>
        <w:pStyle w:val="TOC1"/>
        <w:tabs>
          <w:tab w:val="right" w:leader="dot" w:pos="9060"/>
        </w:tabs>
        <w:rPr>
          <w:del w:author="Paul Peyla" w:date="2026-04-08T13:50:00Z" w16du:dateUtc="2026-04-08T17:50:00Z" w:id="35"/>
          <w:rFonts w:asciiTheme="minorHAnsi" w:hAnsiTheme="minorHAnsi"/>
          <w:noProof/>
          <w:kern w:val="2"/>
          <w:sz w:val="24"/>
          <w:szCs w:val="24"/>
          <w14:ligatures w14:val="standardContextual"/>
        </w:rPr>
      </w:pPr>
    </w:p>
    <w:p w:rsidR="002470B2" w:rsidDel="0022404B" w:rsidRDefault="002470B2" w14:paraId="051BA0CD" w14:textId="42870B97">
      <w:pPr>
        <w:pStyle w:val="TOC2"/>
        <w:tabs>
          <w:tab w:val="right" w:leader="dot" w:pos="9060"/>
        </w:tabs>
        <w:rPr>
          <w:del w:author="Paul Peyla" w:date="2026-04-08T13:50:00Z" w16du:dateUtc="2026-04-08T17:50:00Z" w:id="39"/>
          <w:rFonts w:asciiTheme="minorHAnsi" w:hAnsiTheme="minorHAnsi"/>
          <w:noProof/>
          <w:kern w:val="2"/>
          <w:szCs w:val="24"/>
          <w14:ligatures w14:val="standardContextual"/>
        </w:rPr>
      </w:pPr>
    </w:p>
    <w:p w:rsidR="002470B2" w:rsidDel="0022404B" w:rsidRDefault="002470B2" w14:paraId="0FF496BE" w14:textId="1ECAFC56">
      <w:pPr>
        <w:pStyle w:val="TOC2"/>
        <w:tabs>
          <w:tab w:val="right" w:leader="dot" w:pos="9060"/>
        </w:tabs>
        <w:rPr>
          <w:del w:author="Paul Peyla" w:date="2026-04-08T13:50:00Z" w16du:dateUtc="2026-04-08T17:50:00Z" w:id="43"/>
          <w:rFonts w:asciiTheme="minorHAnsi" w:hAnsiTheme="minorHAnsi"/>
          <w:noProof/>
          <w:kern w:val="2"/>
          <w:szCs w:val="24"/>
          <w14:ligatures w14:val="standardContextual"/>
        </w:rPr>
      </w:pPr>
    </w:p>
    <w:p w:rsidR="002470B2" w:rsidDel="0022404B" w:rsidRDefault="002470B2" w14:paraId="3547A854" w14:textId="5127E461">
      <w:pPr>
        <w:pStyle w:val="TOC2"/>
        <w:tabs>
          <w:tab w:val="right" w:leader="dot" w:pos="9060"/>
        </w:tabs>
        <w:rPr>
          <w:del w:author="Paul Peyla" w:date="2026-04-08T13:50:00Z" w16du:dateUtc="2026-04-08T17:50:00Z" w:id="47"/>
          <w:rFonts w:asciiTheme="minorHAnsi" w:hAnsiTheme="minorHAnsi"/>
          <w:noProof/>
          <w:kern w:val="2"/>
          <w:szCs w:val="24"/>
          <w14:ligatures w14:val="standardContextual"/>
        </w:rPr>
      </w:pPr>
    </w:p>
    <w:p w:rsidR="002470B2" w:rsidDel="0022404B" w:rsidRDefault="002470B2" w14:paraId="191165ED" w14:textId="20E7962E">
      <w:pPr>
        <w:pStyle w:val="TOC3"/>
        <w:tabs>
          <w:tab w:val="right" w:leader="dot" w:pos="9060"/>
        </w:tabs>
        <w:rPr>
          <w:del w:author="Paul Peyla" w:date="2026-04-08T13:50:00Z" w16du:dateUtc="2026-04-08T17:50:00Z" w:id="51"/>
          <w:rFonts w:asciiTheme="minorHAnsi" w:hAnsiTheme="minorHAnsi"/>
          <w:noProof/>
          <w:kern w:val="2"/>
          <w:szCs w:val="24"/>
          <w14:ligatures w14:val="standardContextual"/>
        </w:rPr>
      </w:pPr>
    </w:p>
    <w:p w:rsidR="002470B2" w:rsidDel="0022404B" w:rsidRDefault="002470B2" w14:paraId="4B7FEC8B" w14:textId="2B02D284">
      <w:pPr>
        <w:pStyle w:val="TOC3"/>
        <w:tabs>
          <w:tab w:val="right" w:leader="dot" w:pos="9060"/>
        </w:tabs>
        <w:rPr>
          <w:del w:author="Paul Peyla" w:date="2026-04-08T13:50:00Z" w16du:dateUtc="2026-04-08T17:50:00Z" w:id="55"/>
          <w:rFonts w:asciiTheme="minorHAnsi" w:hAnsiTheme="minorHAnsi"/>
          <w:noProof/>
          <w:kern w:val="2"/>
          <w:szCs w:val="24"/>
          <w14:ligatures w14:val="standardContextual"/>
        </w:rPr>
      </w:pPr>
    </w:p>
    <w:p w:rsidR="002470B2" w:rsidDel="0022404B" w:rsidRDefault="002470B2" w14:paraId="05A27A39" w14:textId="3D5BFCF6">
      <w:pPr>
        <w:pStyle w:val="TOC3"/>
        <w:tabs>
          <w:tab w:val="right" w:leader="dot" w:pos="9060"/>
        </w:tabs>
        <w:rPr>
          <w:del w:author="Paul Peyla" w:date="2026-04-08T13:50:00Z" w16du:dateUtc="2026-04-08T17:50:00Z" w:id="59"/>
          <w:rFonts w:asciiTheme="minorHAnsi" w:hAnsiTheme="minorHAnsi"/>
          <w:noProof/>
          <w:kern w:val="2"/>
          <w:szCs w:val="24"/>
          <w14:ligatures w14:val="standardContextual"/>
        </w:rPr>
      </w:pPr>
    </w:p>
    <w:p w:rsidR="002470B2" w:rsidDel="0022404B" w:rsidRDefault="002470B2" w14:paraId="45379B7F" w14:textId="6EF34BC2">
      <w:pPr>
        <w:pStyle w:val="TOC1"/>
        <w:tabs>
          <w:tab w:val="right" w:leader="dot" w:pos="9060"/>
        </w:tabs>
        <w:rPr>
          <w:del w:author="Paul Peyla" w:date="2026-04-08T13:50:00Z" w16du:dateUtc="2026-04-08T17:50:00Z" w:id="63"/>
          <w:rFonts w:asciiTheme="minorHAnsi" w:hAnsiTheme="minorHAnsi"/>
          <w:noProof/>
          <w:kern w:val="2"/>
          <w:sz w:val="24"/>
          <w:szCs w:val="24"/>
          <w14:ligatures w14:val="standardContextual"/>
        </w:rPr>
      </w:pPr>
    </w:p>
    <w:p w:rsidR="00225CC2" w:rsidP="00E1560F" w:rsidRDefault="009C7942" w14:paraId="35EF6F75" w14:textId="1907C000">
      <w:r>
        <w:fldChar w:fldCharType="end"/>
      </w:r>
    </w:p>
    <w:p w:rsidR="00CE756E" w:rsidP="00DE0ADA" w:rsidRDefault="00CE756E" w14:paraId="002A3DB5" w14:textId="77777777"/>
    <w:p w:rsidR="00483286" w:rsidP="00A03B0F" w:rsidRDefault="00593357" w14:paraId="08D3F58C" w14:textId="081FF4DD">
      <w:pPr>
        <w:pStyle w:val="Heading1"/>
      </w:pPr>
      <w:bookmarkStart w:name="_Toc213947362" w:id="67"/>
      <w:bookmarkStart w:name="_Toc213947363" w:id="68"/>
      <w:bookmarkStart w:name="_Toc213947364" w:id="69"/>
      <w:bookmarkStart w:name="_Toc213947365" w:id="70"/>
      <w:bookmarkStart w:name="_Toc213947366" w:id="71"/>
      <w:bookmarkStart w:name="_Toc213947367" w:id="72"/>
      <w:bookmarkStart w:name="_Toc213947368" w:id="73"/>
      <w:bookmarkStart w:name="_Toc213947369" w:id="74"/>
      <w:bookmarkStart w:name="_Toc213947370" w:id="75"/>
      <w:bookmarkStart w:name="_Toc213947371" w:id="76"/>
      <w:bookmarkStart w:name="_Toc213947372" w:id="77"/>
      <w:bookmarkEnd w:id="67"/>
      <w:bookmarkEnd w:id="68"/>
      <w:bookmarkEnd w:id="69"/>
      <w:bookmarkEnd w:id="70"/>
      <w:bookmarkEnd w:id="71"/>
      <w:bookmarkEnd w:id="72"/>
      <w:bookmarkEnd w:id="73"/>
      <w:bookmarkEnd w:id="74"/>
      <w:bookmarkEnd w:id="75"/>
      <w:bookmarkEnd w:id="76"/>
      <w:bookmarkEnd w:id="77"/>
      <w:del w:author="Paul Peyla" w:date="2026-04-06T17:35:00Z" w16du:dateUtc="2026-04-06T21:35:00Z" w:id="78">
        <w:r w:rsidDel="00BF49B7">
          <w:delText>AutoStage Moments</w:delText>
        </w:r>
      </w:del>
      <w:bookmarkStart w:name="_Toc226548637" w:id="79"/>
      <w:ins w:author="Paul Peyla" w:date="2026-04-06T17:35:00Z" w16du:dateUtc="2026-04-06T21:35:00Z" w:id="80">
        <w:r w:rsidR="00BF49B7">
          <w:t>Audio Messages</w:t>
        </w:r>
      </w:ins>
      <w:r w:rsidRPr="007B49BB" w:rsidR="00483286">
        <w:t xml:space="preserve"> Requirements and Recommendations</w:t>
      </w:r>
      <w:bookmarkEnd w:id="79"/>
    </w:p>
    <w:p w:rsidRPr="00DD5882" w:rsidR="00DD5882" w:rsidP="002F7F52" w:rsidRDefault="005D7A4F" w14:paraId="659B75C7" w14:textId="22BF4E87">
      <w:del w:author="Paul Peyla" w:date="2026-04-06T17:35:00Z" w16du:dateUtc="2026-04-06T21:35:00Z" w:id="81">
        <w:r w:rsidDel="00BF49B7">
          <w:delText>AutoStage Moments</w:delText>
        </w:r>
      </w:del>
      <w:ins w:author="Paul Peyla" w:date="2026-04-06T17:35:00Z" w16du:dateUtc="2026-04-06T21:35:00Z" w:id="82">
        <w:r w:rsidR="00BF49B7">
          <w:t>DTS AutoStage Audio Messages</w:t>
        </w:r>
      </w:ins>
      <w:r w:rsidR="007105E8">
        <w:t xml:space="preserve"> are audio advertisements played by the infotainment </w:t>
      </w:r>
      <w:ins w:author="Paul Peyla" w:date="2026-03-20T17:33:00Z" w16du:dateUtc="2026-03-20T21:33:00Z" w:id="83">
        <w:r w:rsidR="002211B6">
          <w:t xml:space="preserve">system at </w:t>
        </w:r>
      </w:ins>
      <w:del w:author="Paul Peyla" w:date="2026-03-20T17:33:00Z" w16du:dateUtc="2026-03-20T21:33:00Z" w:id="84">
        <w:r w:rsidDel="002211B6" w:rsidR="007105E8">
          <w:delText>system as soon as possible upon vehicle entry</w:delText>
        </w:r>
      </w:del>
      <w:ins w:author="Paul Peyla" w:date="2026-03-20T17:48:00Z" w16du:dateUtc="2026-03-20T21:48:00Z" w:id="85">
        <w:r w:rsidR="00E50DF5">
          <w:t>predetermined</w:t>
        </w:r>
      </w:ins>
      <w:ins w:author="Paul Peyla" w:date="2026-03-20T17:33:00Z" w16du:dateUtc="2026-03-20T21:33:00Z" w:id="86">
        <w:r w:rsidR="002211B6">
          <w:t xml:space="preserve"> </w:t>
        </w:r>
      </w:ins>
      <w:ins w:author="Paul Peyla" w:date="2026-04-07T15:53:00Z" w16du:dateUtc="2026-04-07T19:53:00Z" w:id="87">
        <w:r w:rsidR="00263E9C">
          <w:t>moments</w:t>
        </w:r>
      </w:ins>
      <w:ins w:author="Paul Peyla" w:date="2026-03-20T17:33:00Z" w16du:dateUtc="2026-03-20T21:33:00Z" w:id="88">
        <w:r w:rsidR="002211B6">
          <w:t xml:space="preserve"> in the </w:t>
        </w:r>
      </w:ins>
      <w:ins w:author="Paul Peyla" w:date="2026-03-20T17:39:00Z" w16du:dateUtc="2026-03-20T21:39:00Z" w:id="89">
        <w:r w:rsidR="001636BA">
          <w:t>driving</w:t>
        </w:r>
      </w:ins>
      <w:ins w:author="Paul Peyla" w:date="2026-03-20T17:33:00Z" w16du:dateUtc="2026-03-20T21:33:00Z" w:id="90">
        <w:r w:rsidR="002211B6">
          <w:t xml:space="preserve"> experience</w:t>
        </w:r>
      </w:ins>
      <w:r w:rsidR="007105E8">
        <w:t>.</w:t>
      </w:r>
      <w:r w:rsidR="0071532B">
        <w:t xml:space="preserve"> A</w:t>
      </w:r>
      <w:r w:rsidR="00FF1602">
        <w:t xml:space="preserve"> high-level</w:t>
      </w:r>
      <w:r w:rsidR="003112F4">
        <w:t xml:space="preserve"> overview of </w:t>
      </w:r>
      <w:del w:author="Paul Peyla" w:date="2026-03-20T17:34:00Z" w16du:dateUtc="2026-03-20T21:34:00Z" w:id="91">
        <w:r w:rsidDel="00A9393C" w:rsidR="00C778F2">
          <w:delText xml:space="preserve">welcome audio </w:delText>
        </w:r>
        <w:r w:rsidDel="00A9393C" w:rsidR="00FF1602">
          <w:delText>messages</w:delText>
        </w:r>
      </w:del>
      <w:ins w:author="Paul Peyla" w:date="2026-04-06T17:35:00Z" w16du:dateUtc="2026-04-06T21:35:00Z" w:id="92">
        <w:r w:rsidR="00411B35">
          <w:t>Audio Messages</w:t>
        </w:r>
      </w:ins>
      <w:ins w:author="Paul Peyla" w:date="2026-04-06T17:36:00Z" w16du:dateUtc="2026-04-06T21:36:00Z" w:id="93">
        <w:r w:rsidR="00411B35">
          <w:t xml:space="preserve"> </w:t>
        </w:r>
      </w:ins>
      <w:del w:author="Paul Peyla" w:date="2026-04-06T17:35:00Z" w16du:dateUtc="2026-04-06T21:35:00Z" w:id="94">
        <w:r w:rsidDel="00411B35" w:rsidR="00FF1602">
          <w:delText xml:space="preserve"> </w:delText>
        </w:r>
      </w:del>
      <w:r w:rsidR="00FF1602">
        <w:t xml:space="preserve">is provided in </w:t>
      </w:r>
      <w:r w:rsidR="009D4F5E">
        <w:t>RX_TNO_4434.</w:t>
      </w:r>
    </w:p>
    <w:p w:rsidR="00483286" w:rsidP="00483286" w:rsidRDefault="00483286" w14:paraId="467FA944" w14:textId="7FDBBB1A">
      <w:del w:author="Paul Peyla" w:date="2026-03-20T17:34:00Z" w16du:dateUtc="2026-03-20T21:34:00Z" w:id="95">
        <w:r w:rsidDel="00A26690">
          <w:delText xml:space="preserve">Welcome audio messages </w:delText>
        </w:r>
      </w:del>
      <w:del w:author="Paul Peyla" w:date="2026-03-20T17:35:00Z" w16du:dateUtc="2026-03-20T21:35:00Z" w:id="96">
        <w:r w:rsidDel="00A26690">
          <w:delText>are designed to</w:delText>
        </w:r>
      </w:del>
      <w:del w:author="Paul Peyla" w:date="2026-03-20T17:47:00Z" w16du:dateUtc="2026-03-20T21:47:00Z" w:id="97">
        <w:r w:rsidDel="005138F6">
          <w:delText xml:space="preserve"> m</w:delText>
        </w:r>
        <w:r w:rsidRPr="003353C5" w:rsidDel="005138F6">
          <w:delText xml:space="preserve">onetize vehicle </w:delText>
        </w:r>
      </w:del>
      <w:del w:author="Paul Peyla" w:date="2026-03-20T17:35:00Z" w16du:dateUtc="2026-03-20T21:35:00Z" w:id="98">
        <w:r w:rsidRPr="003353C5" w:rsidDel="00A26690">
          <w:delText>and/</w:delText>
        </w:r>
      </w:del>
      <w:del w:author="Paul Peyla" w:date="2026-03-20T17:47:00Z" w16du:dateUtc="2026-03-20T21:47:00Z" w:id="99">
        <w:r w:rsidRPr="003353C5" w:rsidDel="005138F6">
          <w:delText xml:space="preserve">or radio startups </w:delText>
        </w:r>
        <w:r w:rsidDel="005138F6">
          <w:delText>using</w:delText>
        </w:r>
        <w:r w:rsidRPr="003353C5" w:rsidDel="005138F6">
          <w:delText xml:space="preserve"> brief audio ads seamlessly delivered via DTS AutoStage</w:delText>
        </w:r>
        <w:r w:rsidDel="005138F6">
          <w:delText>.</w:delText>
        </w:r>
      </w:del>
      <w:ins w:author="Paul Peyla" w:date="2026-03-20T17:37:00Z" w16du:dateUtc="2026-03-20T21:37:00Z" w:id="100">
        <w:r w:rsidR="00417A82">
          <w:t xml:space="preserve">The advertisements are </w:t>
        </w:r>
      </w:ins>
      <w:ins w:author="Paul Peyla" w:date="2026-03-20T17:37:00Z" w:id="101">
        <w:r w:rsidRPr="00417A82" w:rsidR="00417A82">
          <w:t>direct</w:t>
        </w:r>
      </w:ins>
      <w:ins w:author="Paul Peyla" w:date="2026-03-20T17:41:00Z" w16du:dateUtc="2026-03-20T21:41:00Z" w:id="102">
        <w:r w:rsidR="009A5EF0">
          <w:t>ly</w:t>
        </w:r>
      </w:ins>
      <w:ins w:author="Paul Peyla" w:date="2026-03-20T17:37:00Z" w:id="103">
        <w:r w:rsidRPr="00417A82" w:rsidR="00417A82">
          <w:t xml:space="preserve"> s</w:t>
        </w:r>
      </w:ins>
      <w:ins w:author="Paul Peyla" w:date="2026-03-20T17:41:00Z" w16du:dateUtc="2026-03-20T21:41:00Z" w:id="104">
        <w:r w:rsidR="009A5EF0">
          <w:t>old</w:t>
        </w:r>
      </w:ins>
      <w:ins w:author="Paul Peyla" w:date="2026-03-20T17:37:00Z" w:id="105">
        <w:r w:rsidRPr="00417A82" w:rsidR="00417A82">
          <w:t xml:space="preserve">, ingested into </w:t>
        </w:r>
      </w:ins>
      <w:ins w:author="Paul Peyla" w:date="2026-03-20T17:43:00Z" w16du:dateUtc="2026-03-20T21:43:00Z" w:id="106">
        <w:r w:rsidR="000067FE">
          <w:t xml:space="preserve">the </w:t>
        </w:r>
      </w:ins>
      <w:ins w:author="Paul Peyla" w:date="2026-03-20T17:37:00Z" w:id="107">
        <w:r w:rsidRPr="00417A82" w:rsidR="00417A82">
          <w:t>A</w:t>
        </w:r>
      </w:ins>
      <w:ins w:author="Paul Peyla" w:date="2026-03-20T17:40:00Z" w16du:dateUtc="2026-03-20T21:40:00Z" w:id="108">
        <w:r w:rsidR="000C33F3">
          <w:t>utoStage</w:t>
        </w:r>
      </w:ins>
      <w:ins w:author="Paul Peyla" w:date="2026-03-20T17:43:00Z" w16du:dateUtc="2026-03-20T21:43:00Z" w:id="109">
        <w:r w:rsidR="008C4AB8">
          <w:t xml:space="preserve"> </w:t>
        </w:r>
      </w:ins>
      <w:ins w:author="Paul Peyla" w:date="2026-03-20T17:44:00Z" w16du:dateUtc="2026-03-20T21:44:00Z" w:id="110">
        <w:r w:rsidR="000067FE">
          <w:t xml:space="preserve">Server, </w:t>
        </w:r>
      </w:ins>
      <w:ins w:author="Paul Peyla" w:date="2026-03-20T17:43:00Z" w16du:dateUtc="2026-03-20T21:43:00Z" w:id="111">
        <w:r w:rsidR="008C4AB8">
          <w:t xml:space="preserve">exposed </w:t>
        </w:r>
      </w:ins>
      <w:ins w:author="Paul Peyla" w:date="2026-03-20T17:49:00Z" w16du:dateUtc="2026-03-20T21:49:00Z" w:id="112">
        <w:r w:rsidR="00AD6ACD">
          <w:t xml:space="preserve">to the DTS AutoStage Receiver </w:t>
        </w:r>
      </w:ins>
      <w:ins w:author="Paul Peyla" w:date="2026-03-20T17:45:00Z" w16du:dateUtc="2026-03-20T21:45:00Z" w:id="113">
        <w:r w:rsidR="009850AE">
          <w:t>via the AutoStage API</w:t>
        </w:r>
      </w:ins>
      <w:ins w:author="Paul Peyla" w:date="2026-03-20T17:37:00Z" w:id="114">
        <w:r w:rsidRPr="00417A82" w:rsidR="00417A82">
          <w:t xml:space="preserve">, </w:t>
        </w:r>
      </w:ins>
      <w:ins w:author="Paul Peyla" w:date="2026-03-20T17:45:00Z" w16du:dateUtc="2026-03-20T21:45:00Z" w:id="115">
        <w:r w:rsidR="00FB412D">
          <w:t>stored in receiver memory, a</w:t>
        </w:r>
      </w:ins>
      <w:ins w:author="Paul Peyla" w:date="2026-03-20T17:37:00Z" w:id="116">
        <w:r w:rsidRPr="00417A82" w:rsidR="00417A82">
          <w:t xml:space="preserve">nd played </w:t>
        </w:r>
      </w:ins>
      <w:ins w:author="Paul Peyla" w:date="2026-03-20T17:58:00Z" w16du:dateUtc="2026-03-20T21:58:00Z" w:id="117">
        <w:r w:rsidR="003B7E0F">
          <w:t>with or without</w:t>
        </w:r>
      </w:ins>
      <w:ins w:author="Paul Peyla" w:date="2026-03-20T17:46:00Z" w16du:dateUtc="2026-03-20T21:46:00Z" w:id="118">
        <w:r w:rsidR="00A203E0">
          <w:t xml:space="preserve"> internet connectivity. Play</w:t>
        </w:r>
      </w:ins>
      <w:ins w:author="Paul Peyla" w:date="2026-03-20T18:06:00Z" w16du:dateUtc="2026-03-20T22:06:00Z" w:id="119">
        <w:r w:rsidR="00FD294A">
          <w:t>back</w:t>
        </w:r>
      </w:ins>
      <w:ins w:author="Paul Peyla" w:date="2026-03-20T17:46:00Z" w16du:dateUtc="2026-03-20T21:46:00Z" w:id="120">
        <w:r w:rsidR="00A203E0">
          <w:t xml:space="preserve"> </w:t>
        </w:r>
      </w:ins>
      <w:ins w:author="Paul Peyla" w:date="2026-03-20T17:37:00Z" w:id="121">
        <w:r w:rsidRPr="00417A82" w:rsidR="00417A82">
          <w:t xml:space="preserve">is </w:t>
        </w:r>
      </w:ins>
      <w:ins w:author="Paul Peyla" w:date="2026-03-20T17:47:00Z" w16du:dateUtc="2026-03-20T21:47:00Z" w:id="122">
        <w:r w:rsidR="005138F6">
          <w:t>controlled</w:t>
        </w:r>
      </w:ins>
      <w:ins w:author="Paul Peyla" w:date="2026-03-20T17:46:00Z" w16du:dateUtc="2026-03-20T21:46:00Z" w:id="123">
        <w:r w:rsidR="00A203E0">
          <w:t xml:space="preserve"> by the receiver</w:t>
        </w:r>
      </w:ins>
      <w:ins w:author="Paul Peyla" w:date="2026-03-20T17:47:00Z" w16du:dateUtc="2026-03-20T21:47:00Z" w:id="124">
        <w:r w:rsidR="005138F6">
          <w:t xml:space="preserve"> </w:t>
        </w:r>
      </w:ins>
      <w:ins w:author="Paul Peyla" w:date="2026-03-20T17:51:00Z" w16du:dateUtc="2026-03-20T21:51:00Z" w:id="125">
        <w:r w:rsidR="00EC19B7">
          <w:t>in accordance with</w:t>
        </w:r>
      </w:ins>
      <w:ins w:author="Paul Peyla" w:date="2026-03-20T17:47:00Z" w16du:dateUtc="2026-03-20T21:47:00Z" w:id="126">
        <w:r w:rsidR="005138F6">
          <w:t xml:space="preserve"> OEM and campaign rules</w:t>
        </w:r>
      </w:ins>
      <w:ins w:author="Paul Peyla" w:date="2026-03-20T17:37:00Z" w:id="127">
        <w:r w:rsidRPr="00417A82" w:rsidR="00417A82">
          <w:t>.</w:t>
        </w:r>
      </w:ins>
      <w:ins w:author="Paul Peyla" w:date="2026-03-20T17:47:00Z" w16du:dateUtc="2026-03-20T21:47:00Z" w:id="128">
        <w:r w:rsidRPr="005138F6" w:rsidR="005138F6">
          <w:t xml:space="preserve"> </w:t>
        </w:r>
        <w:r w:rsidR="005138F6">
          <w:t xml:space="preserve">For example, </w:t>
        </w:r>
      </w:ins>
      <w:ins w:author="Paul Peyla" w:date="2026-04-06T17:37:00Z" w16du:dateUtc="2026-04-06T21:37:00Z" w:id="129">
        <w:r w:rsidR="00606780">
          <w:t xml:space="preserve">Audio Messages </w:t>
        </w:r>
      </w:ins>
      <w:ins w:author="Paul Peyla" w:date="2026-03-20T17:47:00Z" w16du:dateUtc="2026-03-20T21:47:00Z" w:id="130">
        <w:r w:rsidR="005138F6">
          <w:t>could m</w:t>
        </w:r>
        <w:r w:rsidRPr="003353C5" w:rsidR="005138F6">
          <w:t xml:space="preserve">onetize vehicle or radio startups </w:t>
        </w:r>
      </w:ins>
      <w:ins w:author="Paul Peyla" w:date="2026-03-20T17:52:00Z" w16du:dateUtc="2026-03-20T21:52:00Z" w:id="131">
        <w:r w:rsidR="00A54FA0">
          <w:t>by playing</w:t>
        </w:r>
      </w:ins>
      <w:ins w:author="Paul Peyla" w:date="2026-03-20T17:47:00Z" w16du:dateUtc="2026-03-20T21:47:00Z" w:id="132">
        <w:r w:rsidRPr="003353C5" w:rsidR="005138F6">
          <w:t xml:space="preserve"> brief audio ads seamlessly delivered via DTS AutoStage</w:t>
        </w:r>
        <w:r w:rsidR="005138F6">
          <w:t xml:space="preserve">. </w:t>
        </w:r>
      </w:ins>
      <w:del w:author="Paul Peyla" w:date="2026-03-20T17:35:00Z" w16du:dateUtc="2026-03-20T21:35:00Z" w:id="133">
        <w:r w:rsidDel="00A26690">
          <w:delText xml:space="preserve"> </w:delText>
        </w:r>
      </w:del>
    </w:p>
    <w:tbl>
      <w:tblPr>
        <w:tblW w:w="9639" w:type="dxa"/>
        <w:tblLook w:val="04A0" w:firstRow="1" w:lastRow="0" w:firstColumn="1" w:lastColumn="0" w:noHBand="0" w:noVBand="1"/>
      </w:tblPr>
      <w:tblGrid>
        <w:gridCol w:w="1134"/>
        <w:gridCol w:w="8505"/>
      </w:tblGrid>
      <w:tr w:rsidRPr="0016253F" w:rsidR="00483286" w14:paraId="1F6901AD"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2305FE" w:rsidR="00483286" w:rsidRDefault="00483286" w14:paraId="2A8D80C5" w14:textId="77777777">
            <w:pPr>
              <w:spacing w:after="0"/>
              <w:rPr>
                <w:rFonts w:eastAsia="Times New Roman" w:cs="Times New Roman"/>
                <w:color w:val="CC0066"/>
              </w:rPr>
            </w:pPr>
            <w:r w:rsidRPr="002305FE">
              <w:rPr>
                <w:rFonts w:eastAsia="Times New Roman" w:cs="Times New Roman"/>
                <w:color w:val="CC0066"/>
              </w:rPr>
              <w:t>REQ-</w:t>
            </w:r>
            <w:r>
              <w:rPr>
                <w:rFonts w:eastAsia="Times New Roman" w:cs="Times New Roman"/>
                <w:color w:val="CC0066"/>
              </w:rPr>
              <w:t>0</w:t>
            </w:r>
            <w:r w:rsidRPr="002305FE">
              <w:rPr>
                <w:rFonts w:eastAsia="Times New Roman" w:cs="Times New Roman"/>
                <w:color w:val="CC0066"/>
              </w:rPr>
              <w:t>1</w:t>
            </w:r>
          </w:p>
        </w:tc>
        <w:tc>
          <w:tcPr>
            <w:tcW w:w="8505" w:type="dxa"/>
            <w:tcBorders>
              <w:top w:val="nil"/>
              <w:left w:val="nil"/>
              <w:bottom w:val="nil"/>
              <w:right w:val="nil"/>
            </w:tcBorders>
            <w:vAlign w:val="center"/>
            <w:hideMark/>
          </w:tcPr>
          <w:p w:rsidRPr="002305FE" w:rsidR="00483286" w:rsidRDefault="00483286" w14:paraId="1191BF6A" w14:textId="782A5C59">
            <w:pPr>
              <w:spacing w:after="0"/>
              <w:rPr>
                <w:rFonts w:eastAsia="Times New Roman" w:cs="Times New Roman"/>
                <w:color w:val="CC0066"/>
              </w:rPr>
            </w:pPr>
            <w:r w:rsidRPr="002305FE">
              <w:rPr>
                <w:color w:val="CC0066"/>
              </w:rPr>
              <w:t xml:space="preserve">The DTS AutoStage </w:t>
            </w:r>
            <w:r w:rsidRPr="00A54FA0">
              <w:rPr>
                <w:color w:val="CC0066"/>
              </w:rPr>
              <w:t>Receiver</w:t>
            </w:r>
            <w:r w:rsidRPr="002305FE">
              <w:rPr>
                <w:color w:val="CC0066"/>
              </w:rPr>
              <w:t xml:space="preserve"> shall download, store, play, and report impressions for </w:t>
            </w:r>
            <w:ins w:author="Paul Peyla" w:date="2026-04-06T17:37:00Z" w16du:dateUtc="2026-04-06T21:37:00Z" w:id="134">
              <w:r w:rsidRPr="00606780" w:rsidR="00606780">
                <w:rPr>
                  <w:color w:val="CC0066"/>
                  <w:rPrChange w:author="Paul Peyla" w:date="2026-04-06T17:37:00Z" w16du:dateUtc="2026-04-06T21:37:00Z" w:id="135">
                    <w:rPr/>
                  </w:rPrChange>
                </w:rPr>
                <w:t>Audio Messages</w:t>
              </w:r>
            </w:ins>
            <w:del w:author="Paul Peyla" w:date="2026-03-20T17:52:00Z" w16du:dateUtc="2026-03-20T21:52:00Z" w:id="136">
              <w:r w:rsidRPr="002305FE" w:rsidDel="00A54FA0">
                <w:rPr>
                  <w:color w:val="CC0066"/>
                </w:rPr>
                <w:delText>welcome audio messages</w:delText>
              </w:r>
            </w:del>
            <w:r w:rsidRPr="002305FE">
              <w:rPr>
                <w:color w:val="CC0066"/>
              </w:rPr>
              <w:t>.</w:t>
            </w:r>
          </w:p>
        </w:tc>
      </w:tr>
    </w:tbl>
    <w:p w:rsidR="00483286" w:rsidP="00483286" w:rsidRDefault="00483286" w14:paraId="1A721E38" w14:textId="77777777">
      <w:pPr>
        <w:spacing w:after="0"/>
        <w:rPr>
          <w:b/>
          <w:bCs/>
          <w:u w:val="single"/>
        </w:rPr>
      </w:pPr>
    </w:p>
    <w:p w:rsidRPr="003635E2" w:rsidR="00376D73" w:rsidP="00483286" w:rsidRDefault="0005458B" w14:paraId="699E61A9" w14:textId="142B9F25">
      <w:r>
        <w:t>An illustration of a possible</w:t>
      </w:r>
      <w:r w:rsidR="00483286">
        <w:t xml:space="preserve"> workflow for the DTS AutoStage Receiver is summarized in</w:t>
      </w:r>
      <w:del w:author="Paul Peyla" w:date="2026-03-20T17:57:00Z" w16du:dateUtc="2026-03-20T21:57:00Z" w:id="137">
        <w:r w:rsidDel="00C75F7A" w:rsidR="00483286">
          <w:delText xml:space="preserve"> </w:delText>
        </w:r>
      </w:del>
      <w:r w:rsidR="00C75F7A">
        <w:t xml:space="preserve"> </w:t>
      </w:r>
      <w:r w:rsidR="00C75F7A">
        <w:fldChar w:fldCharType="begin"/>
      </w:r>
      <w:r w:rsidR="00C75F7A">
        <w:instrText xml:space="preserve"> REF _Ref224921858 \h </w:instrText>
      </w:r>
      <w:r w:rsidR="00C75F7A">
        <w:fldChar w:fldCharType="separate"/>
      </w:r>
      <w:r w:rsidR="00CF61B5">
        <w:t xml:space="preserve">Figure </w:t>
      </w:r>
      <w:r w:rsidR="00CF61B5">
        <w:rPr>
          <w:noProof/>
        </w:rPr>
        <w:t>1</w:t>
      </w:r>
      <w:r w:rsidR="00C75F7A">
        <w:fldChar w:fldCharType="end"/>
      </w:r>
      <w:r w:rsidR="00C75F7A">
        <w:t>.</w:t>
      </w:r>
      <w:del w:author="Paul Peyla" w:date="2026-03-20T17:57:00Z" w16du:dateUtc="2026-03-20T21:57:00Z" w:id="138">
        <w:r w:rsidDel="00C75F7A" w:rsidR="00483286">
          <w:fldChar w:fldCharType="begin"/>
        </w:r>
        <w:r w:rsidDel="00C75F7A" w:rsidR="00483286">
          <w:delInstrText xml:space="preserve"> REF _Ref213324524 \h </w:delInstrText>
        </w:r>
        <w:r w:rsidDel="00C75F7A" w:rsidR="00483286">
          <w:fldChar w:fldCharType="separate"/>
        </w:r>
        <w:r w:rsidDel="00C75F7A" w:rsidR="008E09C4">
          <w:delText xml:space="preserve">Figure </w:delText>
        </w:r>
        <w:r w:rsidDel="00C75F7A" w:rsidR="008E09C4">
          <w:rPr>
            <w:noProof/>
          </w:rPr>
          <w:delText>3</w:delText>
        </w:r>
        <w:r w:rsidDel="00C75F7A" w:rsidR="00483286">
          <w:fldChar w:fldCharType="end"/>
        </w:r>
        <w:r w:rsidDel="00C75F7A" w:rsidR="00483286">
          <w:delText>.</w:delText>
        </w:r>
      </w:del>
      <w:r w:rsidR="00483286">
        <w:t xml:space="preserve"> Each of these steps is described in detail in </w:t>
      </w:r>
      <w:r w:rsidR="00A82B12">
        <w:t>succeeding sections of this document</w:t>
      </w:r>
      <w:r w:rsidR="00483286">
        <w:t>.</w:t>
      </w:r>
    </w:p>
    <w:p w:rsidR="00483286" w:rsidP="00483286" w:rsidRDefault="00483286" w14:paraId="7C07500A" w14:textId="5D6B275E">
      <w:pPr>
        <w:rPr>
          <w:noProof/>
        </w:rPr>
      </w:pPr>
    </w:p>
    <w:p w:rsidR="00524FCA" w:rsidDel="008E09C4" w:rsidP="008E09C4" w:rsidRDefault="00A70C09" w14:paraId="7970693A" w14:textId="67094154">
      <w:pPr>
        <w:rPr>
          <w:del w:author="Paul Peyla" w:date="2026-03-20T17:55:00Z" w16du:dateUtc="2026-03-20T21:55:00Z" w:id="139"/>
          <w:b/>
          <w:bCs/>
          <w:u w:val="single"/>
        </w:rPr>
      </w:pPr>
      <w:ins w:author="Paul Peyla" w:date="2026-03-20T18:06:00Z" w16du:dateUtc="2026-03-20T22:06:00Z" w:id="140">
        <w:r>
          <w:rPr>
            <w:noProof/>
          </w:rPr>
          <w:object w:dxaOrig="11040" w:dyaOrig="15211" w14:anchorId="6181EE3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53pt;height:624.75pt" o:ole="" type="#_x0000_t75">
              <v:imagedata o:title="" r:id="rId18"/>
            </v:shape>
            <o:OLEObject Type="Embed" ProgID="Visio.Drawing.15" ShapeID="_x0000_i1025" DrawAspect="Content" ObjectID="_1838435460" r:id="rId19"/>
          </w:object>
        </w:r>
      </w:ins>
      <w:ins w:author="Paul Peyla" w:date="2026-03-20T18:06:00Z" w16du:dateUtc="2026-03-20T22:06:00Z" w:id="141">
        <w:r w:rsidDel="00FD294A" w:rsidR="00FD294A">
          <w:rPr>
            <w:noProof/>
          </w:rPr>
          <w:t xml:space="preserve"> </w:t>
        </w:r>
      </w:ins>
      <w:del w:author="Paul Peyla" w:date="2026-03-20T18:06:00Z" w16du:dateUtc="2026-03-20T22:06:00Z" w:id="142">
        <w:r w:rsidDel="00FD294A" w:rsidR="0063482B">
          <w:rPr>
            <w:noProof/>
          </w:rPr>
          <w:drawing>
            <wp:inline distT="0" distB="0" distL="0" distR="0" wp14:anchorId="4DE7BD43" wp14:editId="6715B274">
              <wp:extent cx="5753100" cy="7924800"/>
              <wp:effectExtent l="0" t="0" r="0" b="0"/>
              <wp:docPr id="742104453" name="Object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Grp="1" noRot="1" noChangeAspect="1" noEditPoints="1" noAdjustHandles="1" noChangeArrowheads="1" noChangeShapeType="1" noCrop="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7924800"/>
                      </a:xfrm>
                      <a:prstGeom prst="rect">
                        <a:avLst/>
                      </a:prstGeom>
                      <a:noFill/>
                      <a:ln>
                        <a:noFill/>
                      </a:ln>
                    </pic:spPr>
                  </pic:pic>
                </a:graphicData>
              </a:graphic>
            </wp:inline>
          </w:drawing>
        </w:r>
      </w:del>
    </w:p>
    <w:p w:rsidR="008E09C4" w:rsidP="00483286" w:rsidRDefault="008E09C4" w14:paraId="1E243661" w14:textId="77777777">
      <w:pPr>
        <w:rPr>
          <w:ins w:author="Paul Peyla" w:date="2026-03-20T17:55:00Z" w16du:dateUtc="2026-03-20T21:55:00Z" w:id="143"/>
          <w:b/>
          <w:bCs/>
          <w:u w:val="single"/>
        </w:rPr>
      </w:pPr>
      <w:commentRangeStart w:id="144"/>
      <w:commentRangeStart w:id="145"/>
      <w:commentRangeStart w:id="146"/>
      <w:commentRangeStart w:id="147"/>
      <w:commentRangeStart w:id="148"/>
      <w:commentRangeStart w:id="149"/>
      <w:commentRangeStart w:id="150"/>
      <w:commentRangeEnd w:id="149"/>
      <w:r>
        <w:rPr>
          <w:rStyle w:val="CommentReference"/>
          <w:b/>
          <w:bCs/>
          <w:sz w:val="22"/>
          <w:szCs w:val="22"/>
          <w:u w:val="single"/>
        </w:rPr>
        <w:commentReference w:id="149"/>
      </w:r>
      <w:commentRangeEnd w:id="150"/>
      <w:r>
        <w:rPr>
          <w:rStyle w:val="CommentReference"/>
        </w:rPr>
        <w:commentReference w:id="150"/>
      </w:r>
      <w:commentRangeEnd w:id="147"/>
      <w:r>
        <w:rPr>
          <w:rStyle w:val="CommentReference"/>
          <w:b/>
          <w:bCs/>
          <w:sz w:val="22"/>
          <w:szCs w:val="22"/>
          <w:u w:val="single"/>
        </w:rPr>
        <w:commentReference w:id="147"/>
      </w:r>
      <w:commentRangeEnd w:id="148"/>
      <w:r>
        <w:rPr>
          <w:rStyle w:val="CommentReference"/>
        </w:rPr>
        <w:commentReference w:id="148"/>
      </w:r>
      <w:commentRangeEnd w:id="144"/>
      <w:r>
        <w:rPr>
          <w:rStyle w:val="CommentReference"/>
          <w:b/>
          <w:bCs/>
          <w:sz w:val="22"/>
          <w:szCs w:val="22"/>
          <w:u w:val="single"/>
        </w:rPr>
        <w:commentReference w:id="144"/>
      </w:r>
      <w:commentRangeEnd w:id="145"/>
      <w:r>
        <w:rPr>
          <w:rStyle w:val="CommentReference"/>
        </w:rPr>
        <w:commentReference w:id="145"/>
      </w:r>
      <w:commentRangeEnd w:id="146"/>
      <w:r>
        <w:rPr>
          <w:rStyle w:val="CommentReference"/>
        </w:rPr>
        <w:commentReference w:id="146"/>
      </w:r>
    </w:p>
    <w:p w:rsidRPr="00CE0509" w:rsidR="00483286" w:rsidP="008E09C4" w:rsidRDefault="008E09C4" w14:paraId="3F968F3C" w14:textId="4C12179E">
      <w:pPr>
        <w:pStyle w:val="Caption"/>
      </w:pPr>
      <w:bookmarkStart w:name="_Ref224921858" w:id="153"/>
      <w:bookmarkStart w:name="_Ref213324524" w:id="154"/>
      <w:ins w:author="Paul Peyla" w:date="2026-03-20T17:56:00Z" w16du:dateUtc="2026-03-20T21:56:00Z" w:id="155">
        <w:r>
          <w:t xml:space="preserve">Figure </w:t>
        </w:r>
        <w:r>
          <w:fldChar w:fldCharType="begin"/>
        </w:r>
        <w:r>
          <w:instrText xml:space="preserve"> SEQ Figure \* ARABIC </w:instrText>
        </w:r>
      </w:ins>
      <w:r>
        <w:fldChar w:fldCharType="separate"/>
      </w:r>
      <w:ins w:author="Paul Peyla" w:date="2026-03-20T17:56:00Z" w16du:dateUtc="2026-03-20T21:56:00Z" w:id="156">
        <w:r>
          <w:rPr>
            <w:noProof/>
          </w:rPr>
          <w:t>1</w:t>
        </w:r>
        <w:r>
          <w:fldChar w:fldCharType="end"/>
        </w:r>
        <w:bookmarkEnd w:id="153"/>
        <w:r>
          <w:t>: D</w:t>
        </w:r>
      </w:ins>
      <w:del w:author="Paul Peyla" w:date="2026-03-20T17:55:00Z" w16du:dateUtc="2026-03-20T21:55:00Z" w:id="157">
        <w:r w:rsidDel="008E09C4" w:rsidR="00483286">
          <w:delText xml:space="preserve">Figure </w:delText>
        </w:r>
        <w:r w:rsidDel="008E09C4" w:rsidR="00483286">
          <w:fldChar w:fldCharType="begin"/>
        </w:r>
        <w:r w:rsidDel="008E09C4" w:rsidR="00483286">
          <w:delInstrText>SEQ Figure \* ARABIC</w:delInstrText>
        </w:r>
        <w:r w:rsidDel="008E09C4" w:rsidR="00483286">
          <w:fldChar w:fldCharType="separate"/>
        </w:r>
        <w:r w:rsidDel="008E09C4" w:rsidR="00483286">
          <w:rPr>
            <w:noProof/>
          </w:rPr>
          <w:delText>3</w:delText>
        </w:r>
        <w:r w:rsidDel="008E09C4" w:rsidR="00483286">
          <w:fldChar w:fldCharType="end"/>
        </w:r>
      </w:del>
      <w:bookmarkEnd w:id="154"/>
      <w:del w:author="Paul Peyla" w:date="2026-03-20T17:56:00Z" w16du:dateUtc="2026-03-20T21:56:00Z" w:id="158">
        <w:r w:rsidDel="008E09C4" w:rsidR="00483286">
          <w:delText>: D</w:delText>
        </w:r>
      </w:del>
      <w:r w:rsidR="00483286">
        <w:t xml:space="preserve">TS AutoStage Receiver Workflow </w:t>
      </w:r>
      <w:r w:rsidR="0005458B">
        <w:t xml:space="preserve">Illustration </w:t>
      </w:r>
      <w:r w:rsidRPr="00606780" w:rsidR="00483286">
        <w:t xml:space="preserve">for </w:t>
      </w:r>
      <w:del w:author="Paul Peyla" w:date="2026-03-20T17:59:00Z" w16du:dateUtc="2026-03-20T21:59:00Z" w:id="159">
        <w:r w:rsidRPr="00606780" w:rsidDel="00D078DF" w:rsidR="00483286">
          <w:delText>Welcome Audio Messages</w:delText>
        </w:r>
      </w:del>
      <w:ins w:author="Paul Peyla" w:date="2026-04-06T17:38:00Z" w16du:dateUtc="2026-04-06T21:38:00Z" w:id="160">
        <w:r w:rsidRPr="00606780" w:rsidR="00606780">
          <w:rPr>
            <w:rPrChange w:author="Paul Peyla" w:date="2026-04-06T17:38:00Z" w16du:dateUtc="2026-04-06T21:38:00Z" w:id="161">
              <w:rPr>
                <w:color w:val="CC0066"/>
              </w:rPr>
            </w:rPrChange>
          </w:rPr>
          <w:t>Audio Messages</w:t>
        </w:r>
      </w:ins>
    </w:p>
    <w:p w:rsidR="00483286" w:rsidP="00483286" w:rsidRDefault="00483286" w14:paraId="0E01D787" w14:textId="77777777">
      <w:pPr>
        <w:rPr>
          <w:b/>
          <w:bCs/>
          <w:u w:val="single"/>
        </w:rPr>
      </w:pPr>
    </w:p>
    <w:p w:rsidR="00483286" w:rsidP="007C043B" w:rsidRDefault="00483286" w14:paraId="77B60AA4" w14:textId="77777777">
      <w:pPr>
        <w:pStyle w:val="Heading2"/>
      </w:pPr>
      <w:bookmarkStart w:name="_Toc226548638" w:id="162"/>
      <w:r w:rsidRPr="00702103">
        <w:t>Registration</w:t>
      </w:r>
      <w:bookmarkEnd w:id="162"/>
    </w:p>
    <w:p w:rsidRPr="00A046CD" w:rsidR="00483286" w:rsidP="00483286" w:rsidRDefault="00483286" w14:paraId="1DC3230D" w14:textId="07AA06A4">
      <w:r>
        <w:t xml:space="preserve">Before the DTS AutoStage Receiver can request </w:t>
      </w:r>
      <w:del w:author="Paul Peyla" w:date="2026-03-20T18:08:00Z" w16du:dateUtc="2026-03-20T22:08:00Z" w:id="163">
        <w:r w:rsidRPr="007C6A01" w:rsidDel="009F433E">
          <w:delText>welcome audio messages</w:delText>
        </w:r>
      </w:del>
      <w:ins w:author="Paul Peyla" w:date="2026-04-06T17:40:00Z" w16du:dateUtc="2026-04-06T21:40:00Z" w:id="164">
        <w:r w:rsidRPr="007C6A01" w:rsidR="007C6A01">
          <w:rPr>
            <w:rPrChange w:author="Paul Peyla" w:date="2026-04-06T17:40:00Z" w16du:dateUtc="2026-04-06T21:40:00Z" w:id="165">
              <w:rPr>
                <w:color w:val="CC0066"/>
              </w:rPr>
            </w:rPrChange>
          </w:rPr>
          <w:t>Audio Messages</w:t>
        </w:r>
      </w:ins>
      <w:r w:rsidRPr="007C6A01">
        <w:t xml:space="preserve">, it </w:t>
      </w:r>
      <w:r>
        <w:t xml:space="preserve">must first complete the standard DTS AutoStage API registration process to obtain authorization credentials. </w:t>
      </w:r>
      <w:r w:rsidRPr="006A7BC5">
        <w:rPr>
          <w:rFonts w:eastAsia="Times New Roman" w:cs="Times New Roman"/>
          <w:color w:val="000000" w:themeColor="text1"/>
        </w:rPr>
        <w:t xml:space="preserve">The receiver must manage </w:t>
      </w:r>
      <w:r>
        <w:rPr>
          <w:rFonts w:eastAsia="Times New Roman" w:cs="Times New Roman"/>
          <w:color w:val="000000" w:themeColor="text1"/>
        </w:rPr>
        <w:t xml:space="preserve">all </w:t>
      </w:r>
      <w:r w:rsidRPr="006A7BC5">
        <w:rPr>
          <w:rFonts w:eastAsia="Times New Roman" w:cs="Times New Roman"/>
          <w:color w:val="000000" w:themeColor="text1"/>
        </w:rPr>
        <w:t xml:space="preserve">AutoStage credentials and store them in </w:t>
      </w:r>
      <w:r w:rsidR="00B122F8">
        <w:rPr>
          <w:rFonts w:eastAsia="Times New Roman" w:cs="Times New Roman"/>
          <w:color w:val="000000" w:themeColor="text1"/>
        </w:rPr>
        <w:t>non-volatile</w:t>
      </w:r>
      <w:r w:rsidRPr="006A7BC5" w:rsidR="00B122F8">
        <w:rPr>
          <w:rFonts w:eastAsia="Times New Roman" w:cs="Times New Roman"/>
          <w:color w:val="000000" w:themeColor="text1"/>
        </w:rPr>
        <w:t xml:space="preserve"> </w:t>
      </w:r>
      <w:r w:rsidRPr="006A7BC5">
        <w:rPr>
          <w:rFonts w:eastAsia="Times New Roman" w:cs="Times New Roman"/>
          <w:color w:val="000000" w:themeColor="text1"/>
        </w:rPr>
        <w:t>memory</w:t>
      </w:r>
      <w:r>
        <w:rPr>
          <w:rFonts w:eastAsia="Times New Roman" w:cs="Times New Roman"/>
          <w:color w:val="000000" w:themeColor="text1"/>
        </w:rPr>
        <w:t xml:space="preserve">, </w:t>
      </w:r>
      <w:r>
        <w:t xml:space="preserve">as described in </w:t>
      </w:r>
      <w:r w:rsidRPr="0076036F" w:rsidR="00210B98">
        <w:t>SY_SRS_</w:t>
      </w:r>
      <w:r w:rsidRPr="0076036F" w:rsidR="00F04FC9">
        <w:t xml:space="preserve">4113 </w:t>
      </w:r>
      <w:r w:rsidRPr="0076036F">
        <w:t>Subsection 3.2.1.1</w:t>
      </w:r>
      <w:r>
        <w:t xml:space="preserve"> and the DTS AutoStage API documentation portal</w:t>
      </w:r>
      <w:del w:author="Paul Peyla" w:date="2026-04-07T15:59:00Z" w16du:dateUtc="2026-04-07T19:59:00Z" w:id="166">
        <w:r w:rsidDel="00CF61B5">
          <w:delText xml:space="preserve"> </w:delText>
        </w:r>
        <w:r w:rsidDel="00CF61B5">
          <w:fldChar w:fldCharType="begin"/>
        </w:r>
        <w:r w:rsidDel="00CF61B5">
          <w:delInstrText xml:space="preserve"> REF _Ref480551398 \r \h </w:delInstrText>
        </w:r>
        <w:r w:rsidDel="00CF61B5">
          <w:fldChar w:fldCharType="separate"/>
        </w:r>
        <w:r w:rsidDel="00CF61B5">
          <w:delText>[10]</w:delText>
        </w:r>
        <w:r w:rsidDel="00CF61B5">
          <w:fldChar w:fldCharType="end"/>
        </w:r>
      </w:del>
      <w:r>
        <w:t xml:space="preserve">.  </w:t>
      </w:r>
    </w:p>
    <w:tbl>
      <w:tblPr>
        <w:tblW w:w="9639" w:type="dxa"/>
        <w:tblLook w:val="04A0" w:firstRow="1" w:lastRow="0" w:firstColumn="1" w:lastColumn="0" w:noHBand="0" w:noVBand="1"/>
      </w:tblPr>
      <w:tblGrid>
        <w:gridCol w:w="1134"/>
        <w:gridCol w:w="8505"/>
      </w:tblGrid>
      <w:tr w:rsidRPr="0016253F" w:rsidR="00483286" w14:paraId="56999FB4"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BF4BEB" w:rsidR="00483286" w:rsidRDefault="00483286" w14:paraId="62246BBC" w14:textId="77777777">
            <w:pPr>
              <w:spacing w:after="0"/>
              <w:rPr>
                <w:rFonts w:eastAsia="Times New Roman" w:cs="Times New Roman"/>
                <w:color w:val="7030A0"/>
              </w:rPr>
            </w:pPr>
            <w:r w:rsidRPr="00BF4BEB">
              <w:rPr>
                <w:rFonts w:eastAsia="Times New Roman" w:cs="Times New Roman"/>
                <w:color w:val="7030A0"/>
              </w:rPr>
              <w:t>REC-</w:t>
            </w:r>
            <w:r>
              <w:rPr>
                <w:rFonts w:eastAsia="Times New Roman" w:cs="Times New Roman"/>
                <w:color w:val="7030A0"/>
              </w:rPr>
              <w:t>0</w:t>
            </w:r>
            <w:r w:rsidRPr="00BF4BEB">
              <w:rPr>
                <w:rFonts w:eastAsia="Times New Roman" w:cs="Times New Roman"/>
                <w:color w:val="7030A0"/>
              </w:rPr>
              <w:t>1</w:t>
            </w:r>
          </w:p>
        </w:tc>
        <w:tc>
          <w:tcPr>
            <w:tcW w:w="8505" w:type="dxa"/>
            <w:tcBorders>
              <w:top w:val="nil"/>
              <w:left w:val="nil"/>
              <w:bottom w:val="nil"/>
              <w:right w:val="nil"/>
            </w:tcBorders>
            <w:vAlign w:val="center"/>
            <w:hideMark/>
          </w:tcPr>
          <w:p w:rsidRPr="00BF4BEB" w:rsidR="00483286" w:rsidRDefault="00483286" w14:paraId="2A45E61D" w14:textId="77777777">
            <w:pPr>
              <w:spacing w:after="0"/>
              <w:rPr>
                <w:rFonts w:eastAsia="Times New Roman" w:cs="Times New Roman"/>
                <w:color w:val="7030A0"/>
              </w:rPr>
            </w:pPr>
            <w:r>
              <w:rPr>
                <w:color w:val="7030A0"/>
              </w:rPr>
              <w:t>The DTS AutoStage Receiver should use the AutoStage API to determine whether the vehicle has already been registered.</w:t>
            </w:r>
          </w:p>
        </w:tc>
      </w:tr>
    </w:tbl>
    <w:p w:rsidR="00483286" w:rsidP="00483286" w:rsidRDefault="00483286" w14:paraId="5E90ACEE" w14:textId="77777777">
      <w:pPr>
        <w:spacing w:after="0"/>
        <w:rPr>
          <w:b/>
          <w:bCs/>
          <w:u w:val="single"/>
        </w:rPr>
      </w:pPr>
    </w:p>
    <w:p w:rsidR="00483286" w:rsidP="00483286" w:rsidRDefault="00483286" w14:paraId="6F471FEB" w14:textId="69BA1A78">
      <w:r>
        <w:t>If not previously registered, and if there are multiple applications running (e.g., a radio app and a</w:t>
      </w:r>
      <w:ins w:author="Paul Peyla" w:date="2026-03-24T17:34:00Z" w16du:dateUtc="2026-03-24T21:34:00Z" w:id="167">
        <w:r w:rsidR="0031404D">
          <w:t>n</w:t>
        </w:r>
      </w:ins>
      <w:r>
        <w:t xml:space="preserve"> </w:t>
      </w:r>
      <w:del w:author="Paul Peyla" w:date="2026-03-20T18:09:00Z" w16du:dateUtc="2026-03-20T22:09:00Z" w:id="168">
        <w:r w:rsidRPr="0029794C" w:rsidDel="00EA025A">
          <w:delText>welcome audio message</w:delText>
        </w:r>
      </w:del>
      <w:ins w:author="Paul Peyla" w:date="2026-04-06T17:41:00Z" w16du:dateUtc="2026-04-06T21:41:00Z" w:id="169">
        <w:r w:rsidRPr="0029794C" w:rsidR="0029794C">
          <w:rPr>
            <w:rPrChange w:author="Paul Peyla" w:date="2026-04-06T17:42:00Z" w16du:dateUtc="2026-04-06T21:42:00Z" w:id="170">
              <w:rPr>
                <w:color w:val="CC0066"/>
              </w:rPr>
            </w:rPrChange>
          </w:rPr>
          <w:t xml:space="preserve">Audio Messages </w:t>
        </w:r>
      </w:ins>
      <w:del w:author="Paul Peyla" w:date="2026-04-06T17:41:00Z" w16du:dateUtc="2026-04-06T21:41:00Z" w:id="171">
        <w:r w:rsidDel="0029794C">
          <w:delText xml:space="preserve"> </w:delText>
        </w:r>
      </w:del>
      <w:r>
        <w:t xml:space="preserve">app), any of them can initiate device registration and retrieve a </w:t>
      </w:r>
      <w:r w:rsidRPr="0083418C">
        <w:rPr>
          <w:b/>
          <w:bCs/>
          <w:color w:val="000000" w:themeColor="text1"/>
        </w:rPr>
        <w:t>deviceId</w:t>
      </w:r>
      <w:r>
        <w:t>, depending on which is first to launch. Running of two audio apps would likely be mutually exclusive.</w:t>
      </w:r>
    </w:p>
    <w:tbl>
      <w:tblPr>
        <w:tblW w:w="9639" w:type="dxa"/>
        <w:tblLook w:val="04A0" w:firstRow="1" w:lastRow="0" w:firstColumn="1" w:lastColumn="0" w:noHBand="0" w:noVBand="1"/>
      </w:tblPr>
      <w:tblGrid>
        <w:gridCol w:w="1134"/>
        <w:gridCol w:w="8505"/>
      </w:tblGrid>
      <w:tr w:rsidRPr="0016253F" w:rsidR="00483286" w14:paraId="460F9AAC"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16A06512" w14:textId="77777777">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02</w:t>
            </w:r>
          </w:p>
        </w:tc>
        <w:tc>
          <w:tcPr>
            <w:tcW w:w="8505" w:type="dxa"/>
            <w:tcBorders>
              <w:top w:val="nil"/>
              <w:left w:val="nil"/>
              <w:bottom w:val="nil"/>
              <w:right w:val="nil"/>
            </w:tcBorders>
            <w:vAlign w:val="center"/>
          </w:tcPr>
          <w:p w:rsidRPr="0016253F" w:rsidR="00483286" w:rsidRDefault="00483286" w14:paraId="22523031" w14:textId="77777777">
            <w:pPr>
              <w:spacing w:after="0"/>
              <w:rPr>
                <w:rFonts w:eastAsia="Times New Roman" w:cs="Times New Roman"/>
                <w:color w:val="E4146E"/>
              </w:rPr>
            </w:pPr>
            <w:r>
              <w:rPr>
                <w:rFonts w:eastAsia="Times New Roman" w:cs="Times New Roman"/>
                <w:color w:val="E4146E"/>
              </w:rPr>
              <w:t xml:space="preserve">All applications running in the same vehicle shall share the same </w:t>
            </w:r>
            <w:r w:rsidRPr="0083418C">
              <w:rPr>
                <w:rFonts w:eastAsia="Times New Roman" w:cs="Times New Roman"/>
                <w:b/>
                <w:bCs/>
                <w:color w:val="000000" w:themeColor="text1"/>
              </w:rPr>
              <w:t>deviceId</w:t>
            </w:r>
            <w:r w:rsidRPr="0083418C">
              <w:rPr>
                <w:rFonts w:eastAsia="Times New Roman" w:cs="Times New Roman"/>
                <w:color w:val="000000" w:themeColor="text1"/>
              </w:rPr>
              <w:t xml:space="preserve"> </w:t>
            </w:r>
            <w:r>
              <w:rPr>
                <w:rFonts w:eastAsia="Times New Roman" w:cs="Times New Roman"/>
                <w:color w:val="E4146E"/>
              </w:rPr>
              <w:t>and manufacturer credentials to avoid duplication and ensure consistent identification.</w:t>
            </w:r>
          </w:p>
        </w:tc>
      </w:tr>
    </w:tbl>
    <w:p w:rsidR="00483286" w:rsidP="00483286" w:rsidRDefault="00483286" w14:paraId="5FAD8E47" w14:textId="77777777">
      <w:pPr>
        <w:rPr>
          <w:b/>
          <w:bCs/>
          <w:u w:val="single"/>
        </w:rPr>
      </w:pPr>
    </w:p>
    <w:p w:rsidRPr="000D66FF" w:rsidR="00483286" w:rsidP="00582589" w:rsidRDefault="00483286" w14:paraId="203812CF" w14:textId="70169C8B">
      <w:pPr>
        <w:pStyle w:val="Heading2"/>
      </w:pPr>
      <w:bookmarkStart w:name="_Ref213426930" w:id="172"/>
      <w:bookmarkStart w:name="_Toc226548639" w:id="173"/>
      <w:commentRangeStart w:id="174"/>
      <w:commentRangeStart w:id="175"/>
      <w:commentRangeStart w:id="176"/>
      <w:commentRangeStart w:id="177"/>
      <w:commentRangeStart w:id="178"/>
      <w:commentRangeStart w:id="179"/>
      <w:commentRangeStart w:id="180"/>
      <w:commentRangeStart w:id="181"/>
      <w:commentRangeStart w:id="182"/>
      <w:r w:rsidRPr="000D66FF">
        <w:t>User Consent and Privacy</w:t>
      </w:r>
      <w:bookmarkEnd w:id="172"/>
      <w:bookmarkEnd w:id="173"/>
      <w:commentRangeEnd w:id="174"/>
      <w:r w:rsidRPr="000D66FF" w:rsidR="002F103B">
        <w:rPr>
          <w:rStyle w:val="CommentReference"/>
          <w:sz w:val="32"/>
          <w:szCs w:val="28"/>
        </w:rPr>
        <w:commentReference w:id="174"/>
      </w:r>
      <w:commentRangeEnd w:id="175"/>
      <w:r>
        <w:rPr>
          <w:rStyle w:val="CommentReference"/>
        </w:rPr>
        <w:commentReference w:id="175"/>
      </w:r>
      <w:commentRangeEnd w:id="176"/>
      <w:r>
        <w:rPr>
          <w:rStyle w:val="CommentReference"/>
        </w:rPr>
        <w:commentReference w:id="176"/>
      </w:r>
      <w:commentRangeEnd w:id="177"/>
      <w:r>
        <w:rPr>
          <w:rStyle w:val="CommentReference"/>
        </w:rPr>
        <w:commentReference w:id="177"/>
      </w:r>
      <w:commentRangeEnd w:id="178"/>
      <w:r>
        <w:rPr>
          <w:rStyle w:val="CommentReference"/>
        </w:rPr>
        <w:commentReference w:id="178"/>
      </w:r>
      <w:commentRangeEnd w:id="179"/>
      <w:r>
        <w:rPr>
          <w:rStyle w:val="CommentReference"/>
        </w:rPr>
        <w:commentReference w:id="179"/>
      </w:r>
      <w:commentRangeEnd w:id="180"/>
      <w:r>
        <w:rPr>
          <w:rStyle w:val="CommentReference"/>
        </w:rPr>
        <w:commentReference w:id="180"/>
      </w:r>
      <w:commentRangeEnd w:id="181"/>
      <w:r>
        <w:rPr>
          <w:rStyle w:val="CommentReference"/>
        </w:rPr>
        <w:commentReference w:id="181"/>
      </w:r>
      <w:commentRangeEnd w:id="182"/>
      <w:r>
        <w:rPr>
          <w:rStyle w:val="CommentReference"/>
        </w:rPr>
        <w:commentReference w:id="182"/>
      </w:r>
    </w:p>
    <w:p w:rsidRPr="00591D88" w:rsidR="00483286" w:rsidP="00483286" w:rsidRDefault="00483286" w14:paraId="223660F3" w14:textId="444DFDCF">
      <w:pPr>
        <w:rPr>
          <w:color w:val="000000" w:themeColor="text1"/>
        </w:rPr>
      </w:pPr>
      <w:r>
        <w:t>Once DTS AutoStage API registration is complete and authorization credentials have been acquired, the DTS AutoStage Receiver must obtain an AutoStage Advertising Identifier (AAID)</w:t>
      </w:r>
      <w:r w:rsidR="00D56E59">
        <w:t xml:space="preserve"> or other identifier for advertising</w:t>
      </w:r>
      <w:r w:rsidR="001C1B6B">
        <w:t xml:space="preserve"> (</w:t>
      </w:r>
      <w:r w:rsidR="004538F5">
        <w:t xml:space="preserve">e.g., </w:t>
      </w:r>
      <w:r w:rsidR="00F437EE">
        <w:t xml:space="preserve">Apple </w:t>
      </w:r>
      <w:r w:rsidR="00C2358E">
        <w:t>I</w:t>
      </w:r>
      <w:r w:rsidR="00F437EE">
        <w:t xml:space="preserve">dentifier for </w:t>
      </w:r>
      <w:r w:rsidR="00C2358E">
        <w:t>A</w:t>
      </w:r>
      <w:r w:rsidR="00F437EE">
        <w:t xml:space="preserve">dvertising, Google </w:t>
      </w:r>
      <w:r w:rsidR="00C2358E">
        <w:t>Advertising ID</w:t>
      </w:r>
      <w:r w:rsidR="00CE0F16">
        <w:t>,</w:t>
      </w:r>
      <w:r w:rsidR="004538F5">
        <w:t xml:space="preserve"> </w:t>
      </w:r>
      <w:r w:rsidR="00CE0F16">
        <w:t>ID5, etc.</w:t>
      </w:r>
      <w:r w:rsidR="001C1B6B">
        <w:t>)</w:t>
      </w:r>
      <w:r>
        <w:t xml:space="preserve"> to enable </w:t>
      </w:r>
      <w:del w:author="Paul Peyla" w:date="2026-04-13T15:52:00Z" w16du:dateUtc="2026-04-13T19:52:00Z" w:id="188">
        <w:r w:rsidDel="003077BC">
          <w:delText>attribution</w:delText>
        </w:r>
      </w:del>
      <w:ins w:author="Paul Peyla" w:date="2026-04-13T15:52:00Z" w16du:dateUtc="2026-04-13T19:52:00Z" w:id="189">
        <w:r w:rsidR="003077BC">
          <w:t>ads audi</w:t>
        </w:r>
        <w:r w:rsidR="00206368">
          <w:t xml:space="preserve">ence </w:t>
        </w:r>
        <w:r w:rsidR="00AE567B">
          <w:t>measurement</w:t>
        </w:r>
      </w:ins>
      <w:r>
        <w:t xml:space="preserve"> </w:t>
      </w:r>
      <w:del w:author="Paul Peyla" w:date="2026-04-13T15:52:00Z" w16du:dateUtc="2026-04-13T19:52:00Z" w:id="190">
        <w:r w:rsidDel="00AE567B">
          <w:delText>to</w:delText>
        </w:r>
      </w:del>
      <w:ins w:author="Paul Peyla" w:date="2026-04-13T15:52:00Z" w16du:dateUtc="2026-04-13T19:52:00Z" w:id="191">
        <w:r w:rsidR="00AE567B">
          <w:t>for</w:t>
        </w:r>
      </w:ins>
      <w:r>
        <w:t xml:space="preserve"> the current user.</w:t>
      </w:r>
      <w:r w:rsidRPr="00591D88">
        <w:rPr>
          <w:rFonts w:eastAsia="Times New Roman" w:cs="Times New Roman"/>
          <w:color w:val="E4146E"/>
        </w:rPr>
        <w:t xml:space="preserve"> </w:t>
      </w:r>
      <w:r w:rsidRPr="00591D88">
        <w:rPr>
          <w:rFonts w:eastAsia="Times New Roman" w:cs="Times New Roman"/>
          <w:color w:val="000000" w:themeColor="text1"/>
        </w:rPr>
        <w:t xml:space="preserve">If </w:t>
      </w:r>
      <w:del w:author="Paul Peyla" w:date="2026-04-13T15:54:00Z" w16du:dateUtc="2026-04-13T19:54:00Z" w:id="192">
        <w:r w:rsidRPr="00591D88" w:rsidDel="00B83F56">
          <w:rPr>
            <w:rFonts w:eastAsia="Times New Roman" w:cs="Times New Roman"/>
            <w:color w:val="000000" w:themeColor="text1"/>
          </w:rPr>
          <w:delText xml:space="preserve">attribution is </w:delText>
        </w:r>
      </w:del>
      <w:r w:rsidRPr="00591D88">
        <w:rPr>
          <w:rFonts w:eastAsia="Times New Roman" w:cs="Times New Roman"/>
          <w:color w:val="000000" w:themeColor="text1"/>
        </w:rPr>
        <w:t xml:space="preserve">specific to a user, it </w:t>
      </w:r>
      <w:r>
        <w:rPr>
          <w:rFonts w:eastAsia="Times New Roman" w:cs="Times New Roman"/>
          <w:color w:val="000000" w:themeColor="text1"/>
        </w:rPr>
        <w:t>will</w:t>
      </w:r>
      <w:r w:rsidRPr="00591D88">
        <w:rPr>
          <w:rFonts w:eastAsia="Times New Roman" w:cs="Times New Roman"/>
          <w:color w:val="000000" w:themeColor="text1"/>
        </w:rPr>
        <w:t xml:space="preserve"> be based on a user ID, and the OEM </w:t>
      </w:r>
      <w:r>
        <w:rPr>
          <w:rFonts w:eastAsia="Times New Roman" w:cs="Times New Roman"/>
          <w:color w:val="000000" w:themeColor="text1"/>
        </w:rPr>
        <w:t>must</w:t>
      </w:r>
      <w:r w:rsidRPr="00591D88">
        <w:rPr>
          <w:rFonts w:eastAsia="Times New Roman" w:cs="Times New Roman"/>
          <w:color w:val="000000" w:themeColor="text1"/>
        </w:rPr>
        <w:t xml:space="preserve"> manage user consent and handle PII per applicable regulations.</w:t>
      </w:r>
    </w:p>
    <w:p w:rsidR="00483286" w:rsidP="00483286" w:rsidRDefault="00483286" w14:paraId="1B320446" w14:textId="77777777">
      <w:pPr>
        <w:spacing w:after="0"/>
      </w:pPr>
    </w:p>
    <w:tbl>
      <w:tblPr>
        <w:tblW w:w="9639" w:type="dxa"/>
        <w:tblLook w:val="04A0" w:firstRow="1" w:lastRow="0" w:firstColumn="1" w:lastColumn="0" w:noHBand="0" w:noVBand="1"/>
      </w:tblPr>
      <w:tblGrid>
        <w:gridCol w:w="1134"/>
        <w:gridCol w:w="8505"/>
      </w:tblGrid>
      <w:tr w:rsidRPr="0016253F" w:rsidR="00483286" w14:paraId="3D683A03"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68DABB88" w14:textId="77777777">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03</w:t>
            </w:r>
          </w:p>
        </w:tc>
        <w:tc>
          <w:tcPr>
            <w:tcW w:w="8505" w:type="dxa"/>
            <w:tcBorders>
              <w:top w:val="nil"/>
              <w:left w:val="nil"/>
              <w:bottom w:val="nil"/>
              <w:right w:val="nil"/>
            </w:tcBorders>
            <w:vAlign w:val="center"/>
          </w:tcPr>
          <w:p w:rsidRPr="0016253F" w:rsidR="00483286" w:rsidRDefault="0088373C" w14:paraId="2A5942E6" w14:textId="6F24F210">
            <w:pPr>
              <w:spacing w:after="0"/>
              <w:rPr>
                <w:rFonts w:eastAsia="Times New Roman" w:cs="Times New Roman"/>
                <w:color w:val="E4146E"/>
              </w:rPr>
            </w:pPr>
            <w:r>
              <w:rPr>
                <w:rFonts w:eastAsia="Times New Roman" w:cs="Times New Roman"/>
                <w:color w:val="E4146E"/>
              </w:rPr>
              <w:t>When requesting an</w:t>
            </w:r>
            <w:r w:rsidR="00D6457F">
              <w:rPr>
                <w:rFonts w:eastAsia="Times New Roman" w:cs="Times New Roman"/>
                <w:color w:val="E4146E"/>
              </w:rPr>
              <w:t xml:space="preserve"> </w:t>
            </w:r>
            <w:r w:rsidR="00800B62">
              <w:rPr>
                <w:rFonts w:eastAsia="Times New Roman" w:cs="Times New Roman"/>
                <w:color w:val="E4146E"/>
              </w:rPr>
              <w:t xml:space="preserve">opaque </w:t>
            </w:r>
            <w:r w:rsidR="00D6457F">
              <w:rPr>
                <w:rFonts w:eastAsia="Times New Roman" w:cs="Times New Roman"/>
                <w:color w:val="E4146E"/>
              </w:rPr>
              <w:t>AAID,</w:t>
            </w:r>
            <w:r w:rsidR="005B2347">
              <w:rPr>
                <w:rFonts w:eastAsia="Times New Roman" w:cs="Times New Roman"/>
                <w:color w:val="E4146E"/>
              </w:rPr>
              <w:t xml:space="preserve"> t</w:t>
            </w:r>
            <w:r w:rsidR="009749D0">
              <w:rPr>
                <w:rFonts w:eastAsia="Times New Roman" w:cs="Times New Roman"/>
                <w:color w:val="E4146E"/>
              </w:rPr>
              <w:t xml:space="preserve">he DTS AutoStage Receiver shall provide </w:t>
            </w:r>
            <w:r w:rsidR="00C8207F">
              <w:rPr>
                <w:rFonts w:eastAsia="Times New Roman" w:cs="Times New Roman"/>
                <w:color w:val="E4146E"/>
              </w:rPr>
              <w:t>u</w:t>
            </w:r>
            <w:r w:rsidR="00483286">
              <w:rPr>
                <w:rFonts w:eastAsia="Times New Roman" w:cs="Times New Roman"/>
                <w:color w:val="E4146E"/>
              </w:rPr>
              <w:t>ser signals (such as a hashed email address or a hashed phone number for a specified country and/or region)</w:t>
            </w:r>
            <w:r w:rsidR="00AF5C4C">
              <w:rPr>
                <w:rFonts w:eastAsia="Times New Roman" w:cs="Times New Roman"/>
                <w:color w:val="E4146E"/>
              </w:rPr>
              <w:t xml:space="preserve"> </w:t>
            </w:r>
            <w:r w:rsidR="00A40974">
              <w:rPr>
                <w:rFonts w:eastAsia="Times New Roman" w:cs="Times New Roman"/>
                <w:color w:val="E4146E"/>
              </w:rPr>
              <w:t>to</w:t>
            </w:r>
            <w:r w:rsidR="00AF5C4C">
              <w:rPr>
                <w:rFonts w:eastAsia="Times New Roman" w:cs="Times New Roman"/>
                <w:color w:val="E4146E"/>
              </w:rPr>
              <w:t xml:space="preserve"> the AutoStage API</w:t>
            </w:r>
            <w:r w:rsidR="005B55F2">
              <w:rPr>
                <w:rFonts w:eastAsia="Times New Roman" w:cs="Times New Roman"/>
                <w:color w:val="E4146E"/>
              </w:rPr>
              <w:t xml:space="preserve"> </w:t>
            </w:r>
            <w:r w:rsidRPr="00A00768" w:rsidR="005B55F2">
              <w:rPr>
                <w:rFonts w:eastAsia="Times New Roman" w:cs="Times New Roman"/>
                <w:b/>
                <w:bCs/>
                <w:color w:val="000000" w:themeColor="text1"/>
              </w:rPr>
              <w:t>/</w:t>
            </w:r>
            <w:r w:rsidR="00883F8F">
              <w:rPr>
                <w:rFonts w:eastAsia="Times New Roman" w:cs="Times New Roman"/>
                <w:b/>
                <w:bCs/>
                <w:color w:val="000000" w:themeColor="text1"/>
              </w:rPr>
              <w:t>v1/</w:t>
            </w:r>
            <w:r w:rsidRPr="00A00768" w:rsidR="005B55F2">
              <w:rPr>
                <w:rFonts w:eastAsia="Times New Roman" w:cs="Times New Roman"/>
                <w:b/>
                <w:bCs/>
                <w:color w:val="000000" w:themeColor="text1"/>
              </w:rPr>
              <w:t>ads/aaid</w:t>
            </w:r>
            <w:r w:rsidRPr="00A00768" w:rsidR="005B55F2">
              <w:rPr>
                <w:rFonts w:eastAsia="Times New Roman" w:cs="Times New Roman"/>
                <w:color w:val="000000" w:themeColor="text1"/>
              </w:rPr>
              <w:t xml:space="preserve"> </w:t>
            </w:r>
            <w:r w:rsidR="005B55F2">
              <w:rPr>
                <w:rFonts w:eastAsia="Times New Roman" w:cs="Times New Roman"/>
                <w:color w:val="E4146E"/>
              </w:rPr>
              <w:t>endpoint</w:t>
            </w:r>
            <w:r w:rsidR="00800B62">
              <w:rPr>
                <w:rFonts w:eastAsia="Times New Roman" w:cs="Times New Roman"/>
                <w:color w:val="E4146E"/>
              </w:rPr>
              <w:t>.</w:t>
            </w:r>
          </w:p>
        </w:tc>
      </w:tr>
    </w:tbl>
    <w:p w:rsidR="00483286" w:rsidP="00483286" w:rsidRDefault="00483286" w14:paraId="6286515D" w14:textId="77777777">
      <w:pPr>
        <w:rPr>
          <w:b/>
          <w:bCs/>
          <w:u w:val="single"/>
        </w:rPr>
      </w:pPr>
    </w:p>
    <w:tbl>
      <w:tblPr>
        <w:tblW w:w="9639" w:type="dxa"/>
        <w:tblLook w:val="04A0" w:firstRow="1" w:lastRow="0" w:firstColumn="1" w:lastColumn="0" w:noHBand="0" w:noVBand="1"/>
      </w:tblPr>
      <w:tblGrid>
        <w:gridCol w:w="1134"/>
        <w:gridCol w:w="8505"/>
      </w:tblGrid>
      <w:tr w:rsidRPr="0016253F" w:rsidR="00E26ABF" w:rsidTr="00E26D67" w14:paraId="4E2C518C" w14:textId="77777777">
        <w:trPr>
          <w:cantSplit/>
          <w:trHeight w:val="49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55EC598A" w14:textId="77777777">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04</w:t>
            </w:r>
          </w:p>
        </w:tc>
        <w:tc>
          <w:tcPr>
            <w:tcW w:w="8505" w:type="dxa"/>
            <w:tcBorders>
              <w:top w:val="nil"/>
              <w:left w:val="nil"/>
              <w:bottom w:val="nil"/>
              <w:right w:val="nil"/>
            </w:tcBorders>
            <w:vAlign w:val="center"/>
          </w:tcPr>
          <w:p w:rsidRPr="0016253F" w:rsidR="00483286" w:rsidRDefault="00483286" w14:paraId="6733ED87" w14:textId="77674393">
            <w:pPr>
              <w:spacing w:after="0"/>
              <w:rPr>
                <w:rFonts w:eastAsia="Times New Roman" w:cs="Times New Roman"/>
                <w:color w:val="E4146E"/>
              </w:rPr>
            </w:pPr>
            <w:commentRangeStart w:id="193"/>
            <w:commentRangeStart w:id="194"/>
            <w:commentRangeStart w:id="195"/>
            <w:commentRangeStart w:id="196"/>
            <w:r>
              <w:rPr>
                <w:rFonts w:eastAsia="Times New Roman" w:cs="Times New Roman"/>
                <w:color w:val="E4146E"/>
              </w:rPr>
              <w:t xml:space="preserve">When requesting ad campaigns, the </w:t>
            </w:r>
            <w:r w:rsidRPr="00AB1245">
              <w:rPr>
                <w:rFonts w:eastAsia="Times New Roman" w:cs="Times New Roman"/>
                <w:b/>
                <w:bCs/>
                <w:color w:val="000000" w:themeColor="text1"/>
              </w:rPr>
              <w:t>aaid</w:t>
            </w:r>
            <w:r>
              <w:rPr>
                <w:rFonts w:eastAsia="Times New Roman" w:cs="Times New Roman"/>
                <w:color w:val="E4146E"/>
              </w:rPr>
              <w:t xml:space="preserve"> obtained from the </w:t>
            </w:r>
            <w:r w:rsidRPr="00A00768">
              <w:rPr>
                <w:rFonts w:eastAsia="Times New Roman" w:cs="Times New Roman"/>
                <w:b/>
                <w:bCs/>
                <w:color w:val="000000" w:themeColor="text1"/>
              </w:rPr>
              <w:t>/</w:t>
            </w:r>
            <w:r w:rsidR="00004281">
              <w:rPr>
                <w:rFonts w:eastAsia="Times New Roman" w:cs="Times New Roman"/>
                <w:b/>
                <w:bCs/>
                <w:color w:val="000000" w:themeColor="text1"/>
              </w:rPr>
              <w:t>v1/</w:t>
            </w:r>
            <w:r w:rsidRPr="00A00768">
              <w:rPr>
                <w:rFonts w:eastAsia="Times New Roman" w:cs="Times New Roman"/>
                <w:b/>
                <w:bCs/>
                <w:color w:val="000000" w:themeColor="text1"/>
              </w:rPr>
              <w:t>ads/aaid</w:t>
            </w:r>
            <w:r w:rsidRPr="00A00768">
              <w:rPr>
                <w:rFonts w:eastAsia="Times New Roman" w:cs="Times New Roman"/>
                <w:color w:val="000000" w:themeColor="text1"/>
              </w:rPr>
              <w:t xml:space="preserve"> </w:t>
            </w:r>
            <w:r>
              <w:rPr>
                <w:rFonts w:eastAsia="Times New Roman" w:cs="Times New Roman"/>
                <w:color w:val="E4146E"/>
              </w:rPr>
              <w:t>endpoint</w:t>
            </w:r>
            <w:r w:rsidR="00302FC1">
              <w:rPr>
                <w:rFonts w:eastAsia="Times New Roman" w:cs="Times New Roman"/>
                <w:color w:val="E4146E"/>
              </w:rPr>
              <w:t>,</w:t>
            </w:r>
            <w:r>
              <w:rPr>
                <w:rFonts w:eastAsia="Times New Roman" w:cs="Times New Roman"/>
                <w:color w:val="E4146E"/>
              </w:rPr>
              <w:t xml:space="preserve"> </w:t>
            </w:r>
            <w:r w:rsidR="00C127ED">
              <w:rPr>
                <w:rFonts w:eastAsia="Times New Roman" w:cs="Times New Roman"/>
                <w:color w:val="E4146E"/>
              </w:rPr>
              <w:t xml:space="preserve">or </w:t>
            </w:r>
            <w:r w:rsidR="00302FC1">
              <w:rPr>
                <w:rFonts w:eastAsia="Times New Roman" w:cs="Times New Roman"/>
                <w:color w:val="E4146E"/>
              </w:rPr>
              <w:t>an</w:t>
            </w:r>
            <w:r w:rsidR="00F22834">
              <w:rPr>
                <w:rFonts w:eastAsia="Times New Roman" w:cs="Times New Roman"/>
                <w:color w:val="E4146E"/>
              </w:rPr>
              <w:t xml:space="preserve">other </w:t>
            </w:r>
            <w:r w:rsidR="00302FC1">
              <w:rPr>
                <w:rFonts w:eastAsia="Times New Roman" w:cs="Times New Roman"/>
                <w:color w:val="E4146E"/>
              </w:rPr>
              <w:t xml:space="preserve">valid </w:t>
            </w:r>
            <w:r w:rsidR="00F22834">
              <w:rPr>
                <w:rFonts w:eastAsia="Times New Roman" w:cs="Times New Roman"/>
                <w:color w:val="E4146E"/>
              </w:rPr>
              <w:t>identifier</w:t>
            </w:r>
            <w:r w:rsidR="000161CE">
              <w:rPr>
                <w:rFonts w:eastAsia="Times New Roman" w:cs="Times New Roman"/>
                <w:color w:val="E4146E"/>
              </w:rPr>
              <w:t xml:space="preserve"> for advertising</w:t>
            </w:r>
            <w:r w:rsidR="00F22834">
              <w:rPr>
                <w:rFonts w:eastAsia="Times New Roman" w:cs="Times New Roman"/>
                <w:color w:val="E4146E"/>
              </w:rPr>
              <w:t xml:space="preserve">, </w:t>
            </w:r>
            <w:r>
              <w:rPr>
                <w:rFonts w:eastAsia="Times New Roman" w:cs="Times New Roman"/>
                <w:color w:val="E4146E"/>
              </w:rPr>
              <w:t xml:space="preserve">shall be passed into the </w:t>
            </w:r>
            <w:r w:rsidRPr="006B0494">
              <w:rPr>
                <w:rFonts w:eastAsia="Times New Roman" w:cs="Times New Roman"/>
                <w:b/>
                <w:bCs/>
                <w:color w:val="000000" w:themeColor="text1"/>
              </w:rPr>
              <w:t>/</w:t>
            </w:r>
            <w:r w:rsidR="00553DC1">
              <w:rPr>
                <w:rFonts w:eastAsia="Times New Roman" w:cs="Times New Roman"/>
                <w:b/>
                <w:bCs/>
                <w:color w:val="000000" w:themeColor="text1"/>
              </w:rPr>
              <w:t>v1/</w:t>
            </w:r>
            <w:r w:rsidRPr="006B0494">
              <w:rPr>
                <w:rFonts w:eastAsia="Times New Roman" w:cs="Times New Roman"/>
                <w:b/>
                <w:bCs/>
                <w:color w:val="000000" w:themeColor="text1"/>
              </w:rPr>
              <w:t>ads/preload</w:t>
            </w:r>
            <w:r w:rsidRPr="006B0494">
              <w:rPr>
                <w:rFonts w:eastAsia="Times New Roman" w:cs="Times New Roman"/>
                <w:color w:val="000000" w:themeColor="text1"/>
              </w:rPr>
              <w:t xml:space="preserve"> </w:t>
            </w:r>
            <w:r>
              <w:rPr>
                <w:rFonts w:eastAsia="Times New Roman" w:cs="Times New Roman"/>
                <w:color w:val="E4146E"/>
              </w:rPr>
              <w:t xml:space="preserve">endpoint via the </w:t>
            </w:r>
            <w:r w:rsidRPr="006B0494">
              <w:rPr>
                <w:rFonts w:eastAsia="Times New Roman" w:cs="Times New Roman"/>
                <w:b/>
                <w:bCs/>
                <w:color w:val="000000" w:themeColor="text1"/>
              </w:rPr>
              <w:t>ifa</w:t>
            </w:r>
            <w:r w:rsidRPr="006B0494">
              <w:rPr>
                <w:rFonts w:eastAsia="Times New Roman" w:cs="Times New Roman"/>
                <w:color w:val="000000" w:themeColor="text1"/>
              </w:rPr>
              <w:t xml:space="preserve"> </w:t>
            </w:r>
            <w:r w:rsidR="00A75CE8">
              <w:rPr>
                <w:rFonts w:eastAsia="Times New Roman" w:cs="Times New Roman"/>
                <w:color w:val="E4146E"/>
              </w:rPr>
              <w:t xml:space="preserve">and </w:t>
            </w:r>
            <w:r w:rsidRPr="002F7F52" w:rsidR="00A75CE8">
              <w:rPr>
                <w:rFonts w:eastAsia="Times New Roman" w:cs="Times New Roman"/>
                <w:b/>
                <w:bCs/>
              </w:rPr>
              <w:t>ifaType</w:t>
            </w:r>
            <w:r w:rsidRPr="002F7F52" w:rsidR="00A75CE8">
              <w:rPr>
                <w:rFonts w:eastAsia="Times New Roman" w:cs="Times New Roman"/>
              </w:rPr>
              <w:t xml:space="preserve"> </w:t>
            </w:r>
            <w:r w:rsidR="00A75CE8">
              <w:rPr>
                <w:rFonts w:eastAsia="Times New Roman" w:cs="Times New Roman"/>
                <w:color w:val="E4146E"/>
              </w:rPr>
              <w:t>q</w:t>
            </w:r>
            <w:r>
              <w:rPr>
                <w:rFonts w:eastAsia="Times New Roman" w:cs="Times New Roman"/>
                <w:color w:val="E4146E"/>
              </w:rPr>
              <w:t>uery parameter</w:t>
            </w:r>
            <w:r w:rsidR="00A75CE8">
              <w:rPr>
                <w:rFonts w:eastAsia="Times New Roman" w:cs="Times New Roman"/>
                <w:color w:val="E4146E"/>
              </w:rPr>
              <w:t>s</w:t>
            </w:r>
            <w:r>
              <w:rPr>
                <w:rFonts w:eastAsia="Times New Roman" w:cs="Times New Roman"/>
                <w:color w:val="E4146E"/>
              </w:rPr>
              <w:t xml:space="preserve">. </w:t>
            </w:r>
            <w:commentRangeEnd w:id="193"/>
            <w:r w:rsidRPr="0016253F" w:rsidR="00361A74">
              <w:rPr>
                <w:rStyle w:val="CommentReference"/>
                <w:rFonts w:eastAsia="Times New Roman" w:cs="Times New Roman"/>
                <w:color w:val="E4146E"/>
                <w:sz w:val="22"/>
                <w:szCs w:val="22"/>
              </w:rPr>
              <w:commentReference w:id="193"/>
            </w:r>
            <w:commentRangeEnd w:id="194"/>
            <w:r>
              <w:rPr>
                <w:rStyle w:val="CommentReference"/>
              </w:rPr>
              <w:commentReference w:id="194"/>
            </w:r>
            <w:commentRangeEnd w:id="195"/>
            <w:r>
              <w:rPr>
                <w:rStyle w:val="CommentReference"/>
              </w:rPr>
              <w:commentReference w:id="195"/>
            </w:r>
            <w:commentRangeEnd w:id="196"/>
            <w:r>
              <w:rPr>
                <w:rStyle w:val="CommentReference"/>
              </w:rPr>
              <w:commentReference w:id="196"/>
            </w:r>
          </w:p>
        </w:tc>
      </w:tr>
    </w:tbl>
    <w:p w:rsidRPr="00F10597" w:rsidR="00483286" w:rsidP="00483286" w:rsidRDefault="00483286" w14:paraId="15414B38" w14:textId="77777777">
      <w:pPr>
        <w:rPr>
          <w:b/>
          <w:bCs/>
          <w:highlight w:val="yellow"/>
          <w:u w:val="single"/>
        </w:rPr>
      </w:pPr>
    </w:p>
    <w:tbl>
      <w:tblPr>
        <w:tblW w:w="9639" w:type="dxa"/>
        <w:tblLook w:val="04A0" w:firstRow="1" w:lastRow="0" w:firstColumn="1" w:lastColumn="0" w:noHBand="0" w:noVBand="1"/>
      </w:tblPr>
      <w:tblGrid>
        <w:gridCol w:w="1134"/>
        <w:gridCol w:w="8505"/>
      </w:tblGrid>
      <w:tr w:rsidRPr="0016253F" w:rsidR="00E26ABF" w:rsidTr="1393B280" w14:paraId="692C25D8" w14:textId="77777777">
        <w:trPr>
          <w:cantSplit/>
          <w:trHeight w:val="883"/>
        </w:trPr>
        <w:tc>
          <w:tcPr>
            <w:tcW w:w="1134" w:type="dxa"/>
            <w:tcBorders>
              <w:top w:val="nil"/>
              <w:left w:val="nil"/>
              <w:bottom w:val="nil"/>
              <w:right w:val="nil"/>
            </w:tcBorders>
            <w:shd w:val="clear" w:color="auto" w:fill="D6DCE4" w:themeFill="background2"/>
            <w:noWrap/>
            <w:vAlign w:val="center"/>
            <w:hideMark/>
          </w:tcPr>
          <w:p w:rsidRPr="00D30984" w:rsidR="00483286" w:rsidRDefault="00483286" w14:paraId="04EF5147" w14:textId="77777777">
            <w:pPr>
              <w:spacing w:after="0"/>
              <w:rPr>
                <w:rFonts w:eastAsia="Times New Roman" w:cs="Times New Roman"/>
                <w:color w:val="7030A0"/>
              </w:rPr>
            </w:pPr>
            <w:r w:rsidRPr="00D30984">
              <w:rPr>
                <w:rFonts w:eastAsia="Times New Roman" w:cs="Times New Roman"/>
                <w:color w:val="7030A0"/>
              </w:rPr>
              <w:t>RE</w:t>
            </w:r>
            <w:r>
              <w:rPr>
                <w:rFonts w:eastAsia="Times New Roman" w:cs="Times New Roman"/>
                <w:color w:val="7030A0"/>
              </w:rPr>
              <w:t>C</w:t>
            </w:r>
            <w:r w:rsidRPr="00D30984">
              <w:rPr>
                <w:rFonts w:eastAsia="Times New Roman" w:cs="Times New Roman"/>
                <w:color w:val="7030A0"/>
              </w:rPr>
              <w:t>-</w:t>
            </w:r>
            <w:r>
              <w:rPr>
                <w:rFonts w:eastAsia="Times New Roman" w:cs="Times New Roman"/>
                <w:color w:val="7030A0"/>
              </w:rPr>
              <w:t>02</w:t>
            </w:r>
          </w:p>
        </w:tc>
        <w:tc>
          <w:tcPr>
            <w:tcW w:w="8505" w:type="dxa"/>
            <w:tcBorders>
              <w:top w:val="nil"/>
              <w:left w:val="nil"/>
              <w:bottom w:val="nil"/>
              <w:right w:val="nil"/>
            </w:tcBorders>
            <w:vAlign w:val="center"/>
          </w:tcPr>
          <w:p w:rsidRPr="00D30984" w:rsidR="00483286" w:rsidRDefault="00483286" w14:paraId="6C0DD187" w14:textId="6CD76C6D">
            <w:pPr>
              <w:spacing w:after="0"/>
              <w:rPr>
                <w:rFonts w:eastAsia="Times New Roman" w:cs="Times New Roman"/>
                <w:color w:val="7030A0"/>
              </w:rPr>
            </w:pPr>
            <w:commentRangeStart w:id="198"/>
            <w:commentRangeStart w:id="199"/>
            <w:commentRangeStart w:id="200"/>
            <w:commentRangeStart w:id="201"/>
            <w:commentRangeStart w:id="202"/>
            <w:commentRangeStart w:id="203"/>
            <w:commentRangeStart w:id="204"/>
            <w:commentRangeStart w:id="205"/>
            <w:r w:rsidRPr="00D30984">
              <w:rPr>
                <w:color w:val="7030A0"/>
              </w:rPr>
              <w:t xml:space="preserve">The DTS AutoStage receiver </w:t>
            </w:r>
            <w:r w:rsidR="005649EC">
              <w:rPr>
                <w:color w:val="7030A0"/>
              </w:rPr>
              <w:t>should</w:t>
            </w:r>
            <w:r w:rsidRPr="00D30984" w:rsidR="005649EC">
              <w:rPr>
                <w:color w:val="7030A0"/>
              </w:rPr>
              <w:t xml:space="preserve"> </w:t>
            </w:r>
            <w:r w:rsidRPr="00D30984">
              <w:rPr>
                <w:color w:val="7030A0"/>
              </w:rPr>
              <w:t>obtain user consent</w:t>
            </w:r>
            <w:r w:rsidR="007477F8">
              <w:rPr>
                <w:color w:val="7030A0"/>
              </w:rPr>
              <w:t xml:space="preserve"> </w:t>
            </w:r>
            <w:r w:rsidR="00F17E42">
              <w:rPr>
                <w:color w:val="7030A0"/>
              </w:rPr>
              <w:t>as required by</w:t>
            </w:r>
            <w:r w:rsidR="007477F8">
              <w:rPr>
                <w:color w:val="7030A0"/>
              </w:rPr>
              <w:t xml:space="preserve"> the </w:t>
            </w:r>
            <w:r w:rsidR="00DF0473">
              <w:rPr>
                <w:color w:val="7030A0"/>
              </w:rPr>
              <w:t>relevant legal jurisdiction</w:t>
            </w:r>
            <w:r w:rsidRPr="00D30984">
              <w:rPr>
                <w:color w:val="7030A0"/>
              </w:rPr>
              <w:t xml:space="preserve"> for</w:t>
            </w:r>
            <w:r w:rsidR="005304C6">
              <w:rPr>
                <w:color w:val="7030A0"/>
              </w:rPr>
              <w:t xml:space="preserve"> </w:t>
            </w:r>
            <w:commentRangeStart w:id="206"/>
            <w:commentRangeStart w:id="207"/>
            <w:r w:rsidRPr="1393B280" w:rsidR="4B3BC0DD">
              <w:rPr>
                <w:color w:val="7030A0"/>
              </w:rPr>
              <w:t>t</w:t>
            </w:r>
            <w:commentRangeEnd w:id="206"/>
            <w:r w:rsidRPr="1393B280">
              <w:rPr>
                <w:rStyle w:val="CommentReference"/>
                <w:color w:val="7030A0"/>
                <w:sz w:val="22"/>
                <w:szCs w:val="22"/>
              </w:rPr>
              <w:commentReference w:id="206"/>
            </w:r>
            <w:commentRangeEnd w:id="207"/>
            <w:r>
              <w:rPr>
                <w:rStyle w:val="CommentReference"/>
              </w:rPr>
              <w:commentReference w:id="207"/>
            </w:r>
            <w:r w:rsidRPr="1393B280" w:rsidR="4B3BC0DD">
              <w:rPr>
                <w:color w:val="7030A0"/>
              </w:rPr>
              <w:t>argeting</w:t>
            </w:r>
            <w:r w:rsidR="008F7D94">
              <w:rPr>
                <w:color w:val="7030A0"/>
              </w:rPr>
              <w:t xml:space="preserve"> and/or</w:t>
            </w:r>
            <w:r w:rsidRPr="00D30984">
              <w:rPr>
                <w:color w:val="7030A0"/>
              </w:rPr>
              <w:t xml:space="preserve"> </w:t>
            </w:r>
            <w:ins w:author="Paul Peyla" w:date="2026-04-13T15:55:00Z" w16du:dateUtc="2026-04-13T19:55:00Z" w:id="209">
              <w:r w:rsidRPr="008768A1" w:rsidR="00562433">
                <w:rPr>
                  <w:color w:val="7030A0"/>
                  <w:rPrChange w:author="Paul Peyla" w:date="2026-04-13T15:56:00Z" w16du:dateUtc="2026-04-13T19:56:00Z" w:id="210">
                    <w:rPr/>
                  </w:rPrChange>
                </w:rPr>
                <w:t xml:space="preserve">audience measurement </w:t>
              </w:r>
            </w:ins>
            <w:del w:author="Paul Peyla" w:date="2026-04-13T15:55:00Z" w16du:dateUtc="2026-04-13T19:55:00Z" w:id="211">
              <w:r w:rsidDel="00562433" w:rsidR="0010757E">
                <w:rPr>
                  <w:color w:val="7030A0"/>
                </w:rPr>
                <w:delText xml:space="preserve">attribution </w:delText>
              </w:r>
            </w:del>
            <w:r w:rsidR="0010757E">
              <w:rPr>
                <w:color w:val="7030A0"/>
              </w:rPr>
              <w:t xml:space="preserve">of </w:t>
            </w:r>
            <w:del w:author="Paul Peyla" w:date="2026-03-24T17:37:00Z" w16du:dateUtc="2026-03-24T21:37:00Z" w:id="212">
              <w:r w:rsidRPr="00D30984" w:rsidDel="00FE708F">
                <w:rPr>
                  <w:color w:val="7030A0"/>
                </w:rPr>
                <w:delText>welcome audio messages</w:delText>
              </w:r>
            </w:del>
            <w:ins w:author="Paul Peyla" w:date="2026-04-06T17:47:00Z" w16du:dateUtc="2026-04-06T21:47:00Z" w:id="213">
              <w:r w:rsidRPr="00CF5715" w:rsidR="00CF5715">
                <w:rPr>
                  <w:color w:val="7030A0"/>
                  <w:rPrChange w:author="Paul Peyla" w:date="2026-04-06T17:47:00Z" w16du:dateUtc="2026-04-06T21:47:00Z" w:id="214">
                    <w:rPr>
                      <w:color w:val="CC0066"/>
                    </w:rPr>
                  </w:rPrChange>
                </w:rPr>
                <w:t>Audio Messages</w:t>
              </w:r>
            </w:ins>
            <w:r w:rsidR="00F17E42">
              <w:rPr>
                <w:color w:val="7030A0"/>
              </w:rPr>
              <w:t>,</w:t>
            </w:r>
            <w:r w:rsidRPr="00D30984">
              <w:rPr>
                <w:color w:val="7030A0"/>
              </w:rPr>
              <w:t xml:space="preserve"> </w:t>
            </w:r>
            <w:r>
              <w:rPr>
                <w:color w:val="7030A0"/>
              </w:rPr>
              <w:t xml:space="preserve">either via </w:t>
            </w:r>
            <w:r w:rsidR="00FC3C9A">
              <w:rPr>
                <w:color w:val="7030A0"/>
              </w:rPr>
              <w:t xml:space="preserve">the </w:t>
            </w:r>
            <w:r w:rsidRPr="00D30984">
              <w:rPr>
                <w:color w:val="7030A0"/>
              </w:rPr>
              <w:t xml:space="preserve">receiver UI or </w:t>
            </w:r>
            <w:commentRangeStart w:id="215"/>
            <w:commentRangeStart w:id="216"/>
            <w:r>
              <w:rPr>
                <w:color w:val="7030A0"/>
              </w:rPr>
              <w:t xml:space="preserve">by </w:t>
            </w:r>
            <w:del w:author="Paul Peyla" w:date="2026-04-13T16:12:00Z" w16du:dateUtc="2026-04-13T20:12:00Z" w:id="217">
              <w:r w:rsidDel="000D3BF4">
                <w:rPr>
                  <w:color w:val="7030A0"/>
                </w:rPr>
                <w:delText xml:space="preserve">directing the user to </w:delText>
              </w:r>
              <w:r w:rsidRPr="00D30984" w:rsidDel="000D3BF4">
                <w:rPr>
                  <w:color w:val="7030A0"/>
                </w:rPr>
                <w:delText xml:space="preserve">a dedicated AutoStage </w:delText>
              </w:r>
              <w:r w:rsidDel="000D3BF4">
                <w:rPr>
                  <w:color w:val="7030A0"/>
                </w:rPr>
                <w:delText xml:space="preserve">consent/privacy </w:delText>
              </w:r>
              <w:r w:rsidRPr="00D30984" w:rsidDel="000D3BF4">
                <w:rPr>
                  <w:color w:val="7030A0"/>
                </w:rPr>
                <w:delText>website</w:delText>
              </w:r>
            </w:del>
            <w:ins w:author="Paul Peyla" w:date="2026-04-13T16:12:00Z" w16du:dateUtc="2026-04-13T20:12:00Z" w:id="218">
              <w:r w:rsidR="000D3BF4">
                <w:rPr>
                  <w:color w:val="7030A0"/>
                </w:rPr>
                <w:t xml:space="preserve">using </w:t>
              </w:r>
              <w:r w:rsidR="00CB6109">
                <w:rPr>
                  <w:color w:val="7030A0"/>
                </w:rPr>
                <w:t xml:space="preserve">a mobile application or website provided </w:t>
              </w:r>
              <w:r w:rsidR="009C259F">
                <w:rPr>
                  <w:color w:val="7030A0"/>
                </w:rPr>
                <w:t>by the OEM</w:t>
              </w:r>
            </w:ins>
            <w:r w:rsidRPr="00D30984">
              <w:rPr>
                <w:color w:val="7030A0"/>
              </w:rPr>
              <w:t>.</w:t>
            </w:r>
            <w:commentRangeEnd w:id="198"/>
            <w:r w:rsidRPr="00D30984" w:rsidDel="00AF7142" w:rsidR="00552A5A">
              <w:rPr>
                <w:rStyle w:val="CommentReference"/>
                <w:rFonts w:eastAsia="Times New Roman" w:cs="Times New Roman"/>
                <w:color w:val="7030A0"/>
                <w:sz w:val="22"/>
                <w:szCs w:val="22"/>
              </w:rPr>
              <w:commentReference w:id="198"/>
            </w:r>
            <w:commentRangeEnd w:id="199"/>
            <w:r>
              <w:rPr>
                <w:rStyle w:val="CommentReference"/>
              </w:rPr>
              <w:commentReference w:id="199"/>
            </w:r>
            <w:commentRangeEnd w:id="200"/>
            <w:r>
              <w:rPr>
                <w:rStyle w:val="CommentReference"/>
              </w:rPr>
              <w:commentReference w:id="200"/>
            </w:r>
            <w:commentRangeEnd w:id="201"/>
            <w:r>
              <w:rPr>
                <w:rStyle w:val="CommentReference"/>
              </w:rPr>
              <w:commentReference w:id="201"/>
            </w:r>
            <w:commentRangeEnd w:id="202"/>
            <w:r>
              <w:rPr>
                <w:rStyle w:val="CommentReference"/>
              </w:rPr>
              <w:commentReference w:id="202"/>
            </w:r>
            <w:commentRangeEnd w:id="203"/>
            <w:r>
              <w:rPr>
                <w:rStyle w:val="CommentReference"/>
              </w:rPr>
              <w:commentReference w:id="203"/>
            </w:r>
            <w:commentRangeEnd w:id="204"/>
            <w:r>
              <w:rPr>
                <w:rStyle w:val="CommentReference"/>
              </w:rPr>
              <w:commentReference w:id="204"/>
            </w:r>
            <w:commentRangeEnd w:id="205"/>
            <w:r>
              <w:rPr>
                <w:rStyle w:val="CommentReference"/>
              </w:rPr>
              <w:commentReference w:id="205"/>
            </w:r>
            <w:commentRangeEnd w:id="215"/>
            <w:r w:rsidRPr="00D30984" w:rsidR="00F051A7">
              <w:rPr>
                <w:rStyle w:val="CommentReference"/>
                <w:rFonts w:eastAsia="Times New Roman" w:cs="Times New Roman"/>
                <w:color w:val="7030A0"/>
                <w:sz w:val="22"/>
                <w:szCs w:val="22"/>
              </w:rPr>
              <w:commentReference w:id="215"/>
            </w:r>
            <w:commentRangeEnd w:id="216"/>
            <w:r>
              <w:rPr>
                <w:rStyle w:val="CommentReference"/>
              </w:rPr>
              <w:commentReference w:id="216"/>
            </w:r>
          </w:p>
        </w:tc>
      </w:tr>
    </w:tbl>
    <w:p w:rsidR="00483286" w:rsidP="00483286" w:rsidRDefault="00483286" w14:paraId="5DB4CEC5" w14:textId="77777777"/>
    <w:tbl>
      <w:tblPr>
        <w:tblW w:w="9639" w:type="dxa"/>
        <w:tblLook w:val="04A0" w:firstRow="1" w:lastRow="0" w:firstColumn="1" w:lastColumn="0" w:noHBand="0" w:noVBand="1"/>
      </w:tblPr>
      <w:tblGrid>
        <w:gridCol w:w="1134"/>
        <w:gridCol w:w="8505"/>
      </w:tblGrid>
      <w:tr w:rsidRPr="0016253F" w:rsidR="007C639E" w14:paraId="01F7DC45"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D30984" w:rsidR="007C639E" w:rsidRDefault="007C639E" w14:paraId="6AFA2CFB" w14:textId="3AEBC8D3">
            <w:pPr>
              <w:spacing w:after="0"/>
              <w:rPr>
                <w:rFonts w:eastAsia="Times New Roman" w:cs="Times New Roman"/>
                <w:color w:val="7030A0"/>
              </w:rPr>
            </w:pPr>
            <w:r w:rsidRPr="00D30984">
              <w:rPr>
                <w:rFonts w:eastAsia="Times New Roman" w:cs="Times New Roman"/>
                <w:color w:val="7030A0"/>
              </w:rPr>
              <w:t>RE</w:t>
            </w:r>
            <w:r>
              <w:rPr>
                <w:rFonts w:eastAsia="Times New Roman" w:cs="Times New Roman"/>
                <w:color w:val="7030A0"/>
              </w:rPr>
              <w:t>C</w:t>
            </w:r>
            <w:r w:rsidRPr="00D30984">
              <w:rPr>
                <w:rFonts w:eastAsia="Times New Roman" w:cs="Times New Roman"/>
                <w:color w:val="7030A0"/>
              </w:rPr>
              <w:t>-</w:t>
            </w:r>
            <w:r>
              <w:rPr>
                <w:rFonts w:eastAsia="Times New Roman" w:cs="Times New Roman"/>
                <w:color w:val="7030A0"/>
              </w:rPr>
              <w:t>03</w:t>
            </w:r>
          </w:p>
        </w:tc>
        <w:tc>
          <w:tcPr>
            <w:tcW w:w="8505" w:type="dxa"/>
            <w:tcBorders>
              <w:top w:val="nil"/>
              <w:left w:val="nil"/>
              <w:bottom w:val="nil"/>
              <w:right w:val="nil"/>
            </w:tcBorders>
            <w:vAlign w:val="center"/>
          </w:tcPr>
          <w:p w:rsidRPr="00D30984" w:rsidR="007C639E" w:rsidRDefault="007C639E" w14:paraId="1A9C871B" w14:textId="3A6BCF95">
            <w:pPr>
              <w:spacing w:after="0"/>
              <w:rPr>
                <w:rFonts w:eastAsia="Times New Roman" w:cs="Times New Roman"/>
                <w:color w:val="7030A0"/>
              </w:rPr>
            </w:pPr>
            <w:r w:rsidRPr="000935F0">
              <w:rPr>
                <w:color w:val="7030A0"/>
              </w:rPr>
              <w:t>The DTS AutoStage receiver should allow users to change their consent settings</w:t>
            </w:r>
            <w:ins w:author="Paul Peyla" w:date="2026-04-13T16:33:00Z" w16du:dateUtc="2026-04-13T20:33:00Z" w:id="219">
              <w:r w:rsidR="00084C05">
                <w:rPr>
                  <w:color w:val="7030A0"/>
                </w:rPr>
                <w:t>.</w:t>
              </w:r>
            </w:ins>
            <w:r w:rsidRPr="000935F0">
              <w:rPr>
                <w:color w:val="7030A0"/>
              </w:rPr>
              <w:t xml:space="preserve"> </w:t>
            </w:r>
            <w:commentRangeStart w:id="220"/>
            <w:del w:author="Paul Peyla" w:date="2026-04-13T16:34:00Z" w16du:dateUtc="2026-04-13T20:34:00Z" w:id="221">
              <w:r w:rsidRPr="000935F0" w:rsidDel="00D879BC">
                <w:rPr>
                  <w:color w:val="7030A0"/>
                </w:rPr>
                <w:delText>f</w:delText>
              </w:r>
            </w:del>
            <w:del w:author="Paul Peyla" w:date="2026-04-13T16:33:00Z" w16du:dateUtc="2026-04-13T20:33:00Z" w:id="222">
              <w:r w:rsidRPr="000935F0" w:rsidDel="000C03B3">
                <w:rPr>
                  <w:color w:val="7030A0"/>
                </w:rPr>
                <w:delText xml:space="preserve">or sharing user signals for targeting and/or </w:delText>
              </w:r>
            </w:del>
            <w:del w:author="Paul Peyla" w:date="2026-04-13T15:56:00Z" w16du:dateUtc="2026-04-13T19:56:00Z" w:id="223">
              <w:r w:rsidRPr="000935F0" w:rsidDel="00734CCA">
                <w:rPr>
                  <w:color w:val="7030A0"/>
                </w:rPr>
                <w:delText>attribution</w:delText>
              </w:r>
            </w:del>
            <w:del w:author="Paul Peyla" w:date="2026-04-13T16:33:00Z" w16du:dateUtc="2026-04-13T20:33:00Z" w:id="224">
              <w:r w:rsidRPr="000935F0" w:rsidDel="000C03B3">
                <w:rPr>
                  <w:color w:val="7030A0"/>
                </w:rPr>
                <w:delText xml:space="preserve"> of </w:delText>
              </w:r>
            </w:del>
            <w:del w:author="Paul Peyla" w:date="2026-03-24T17:38:00Z" w16du:dateUtc="2026-03-24T21:38:00Z" w:id="225">
              <w:r w:rsidRPr="000935F0" w:rsidDel="00FE708F">
                <w:rPr>
                  <w:color w:val="7030A0"/>
                </w:rPr>
                <w:delText>welcome audio messages</w:delText>
              </w:r>
            </w:del>
            <w:commentRangeEnd w:id="220"/>
            <w:r w:rsidRPr="000935F0" w:rsidR="00480F07">
              <w:rPr>
                <w:rStyle w:val="CommentReference"/>
                <w:color w:val="7030A0"/>
                <w:sz w:val="22"/>
                <w:szCs w:val="22"/>
              </w:rPr>
              <w:commentReference w:id="220"/>
            </w:r>
            <w:del w:author="Paul Peyla" w:date="2026-04-13T16:33:00Z" w16du:dateUtc="2026-04-13T20:33:00Z" w:id="226">
              <w:r w:rsidRPr="000935F0" w:rsidDel="008E5B4F">
                <w:rPr>
                  <w:color w:val="7030A0"/>
                </w:rPr>
                <w:delText>.</w:delText>
              </w:r>
            </w:del>
          </w:p>
        </w:tc>
      </w:tr>
    </w:tbl>
    <w:p w:rsidR="007C639E" w:rsidP="00483286" w:rsidRDefault="007C639E" w14:paraId="2CCCD981" w14:textId="77777777"/>
    <w:p w:rsidR="007C639E" w:rsidP="00483286" w:rsidRDefault="007C639E" w14:paraId="210254B4" w14:textId="77777777"/>
    <w:p w:rsidR="007C639E" w:rsidP="00483286" w:rsidRDefault="007C639E" w14:paraId="57A2DA11" w14:textId="14655FA9"/>
    <w:tbl>
      <w:tblPr>
        <w:tblW w:w="9639" w:type="dxa"/>
        <w:tblLook w:val="04A0" w:firstRow="1" w:lastRow="0" w:firstColumn="1" w:lastColumn="0" w:noHBand="0" w:noVBand="1"/>
      </w:tblPr>
      <w:tblGrid>
        <w:gridCol w:w="1134"/>
        <w:gridCol w:w="8505"/>
      </w:tblGrid>
      <w:tr w:rsidRPr="0016253F" w:rsidR="00483286" w14:paraId="0D6F3CFD"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7835EB" w:rsidR="00483286" w:rsidRDefault="00483286" w14:paraId="7C6D4CB4" w14:textId="77777777">
            <w:pPr>
              <w:spacing w:after="0"/>
              <w:rPr>
                <w:rFonts w:eastAsia="Times New Roman" w:cs="Times New Roman"/>
                <w:color w:val="E4146E"/>
              </w:rPr>
            </w:pPr>
            <w:r w:rsidRPr="007835EB">
              <w:rPr>
                <w:rFonts w:eastAsia="Times New Roman" w:cs="Times New Roman"/>
                <w:color w:val="E4146E"/>
              </w:rPr>
              <w:t>RE</w:t>
            </w:r>
            <w:r>
              <w:rPr>
                <w:rFonts w:eastAsia="Times New Roman" w:cs="Times New Roman"/>
                <w:color w:val="E4146E"/>
              </w:rPr>
              <w:t>Q</w:t>
            </w:r>
            <w:r w:rsidRPr="007835EB">
              <w:rPr>
                <w:rFonts w:eastAsia="Times New Roman" w:cs="Times New Roman"/>
                <w:color w:val="E4146E"/>
              </w:rPr>
              <w:t>-</w:t>
            </w:r>
            <w:r>
              <w:rPr>
                <w:rFonts w:eastAsia="Times New Roman" w:cs="Times New Roman"/>
                <w:color w:val="E4146E"/>
              </w:rPr>
              <w:t>05</w:t>
            </w:r>
          </w:p>
        </w:tc>
        <w:tc>
          <w:tcPr>
            <w:tcW w:w="8505" w:type="dxa"/>
            <w:tcBorders>
              <w:top w:val="nil"/>
              <w:left w:val="nil"/>
              <w:bottom w:val="nil"/>
              <w:right w:val="nil"/>
            </w:tcBorders>
            <w:vAlign w:val="center"/>
          </w:tcPr>
          <w:p w:rsidRPr="007835EB" w:rsidR="00483286" w:rsidRDefault="00483286" w14:paraId="0824A03D" w14:textId="4FCE33C8">
            <w:pPr>
              <w:rPr>
                <w:color w:val="E4146E"/>
              </w:rPr>
            </w:pPr>
            <w:r w:rsidRPr="3EDF7BE7">
              <w:rPr>
                <w:color w:val="E4146E" w:themeColor="accent5"/>
              </w:rPr>
              <w:t xml:space="preserve">When requesting campaign information via the DTS AutoStage API (specifically, via the </w:t>
            </w:r>
            <w:r w:rsidRPr="00A7244D">
              <w:rPr>
                <w:rFonts w:eastAsia="Times New Roman" w:cs="Times New Roman"/>
                <w:b/>
                <w:bCs/>
                <w:color w:val="000000" w:themeColor="text1"/>
              </w:rPr>
              <w:t>/</w:t>
            </w:r>
            <w:r w:rsidR="00786322">
              <w:rPr>
                <w:rFonts w:eastAsia="Times New Roman" w:cs="Times New Roman"/>
                <w:b/>
                <w:bCs/>
                <w:color w:val="000000" w:themeColor="text1"/>
              </w:rPr>
              <w:t>v1/</w:t>
            </w:r>
            <w:r w:rsidRPr="00A7244D">
              <w:rPr>
                <w:rFonts w:eastAsia="Times New Roman" w:cs="Times New Roman"/>
                <w:b/>
                <w:bCs/>
                <w:color w:val="000000" w:themeColor="text1"/>
              </w:rPr>
              <w:t xml:space="preserve">ads/preload </w:t>
            </w:r>
            <w:r w:rsidRPr="3EDF7BE7">
              <w:rPr>
                <w:rFonts w:eastAsia="Times New Roman" w:cs="Times New Roman"/>
                <w:color w:val="E4146E" w:themeColor="accent5"/>
              </w:rPr>
              <w:t>and</w:t>
            </w:r>
            <w:r w:rsidRPr="3EDF7BE7">
              <w:rPr>
                <w:rFonts w:eastAsia="Times New Roman" w:cs="Times New Roman"/>
                <w:b/>
                <w:color w:val="E4146E" w:themeColor="accent5"/>
              </w:rPr>
              <w:t xml:space="preserve"> </w:t>
            </w:r>
            <w:r w:rsidRPr="00A7244D">
              <w:rPr>
                <w:rFonts w:eastAsia="Times New Roman" w:cs="Times New Roman"/>
                <w:b/>
                <w:bCs/>
                <w:color w:val="000000" w:themeColor="text1"/>
              </w:rPr>
              <w:t>/</w:t>
            </w:r>
            <w:r w:rsidR="00071740">
              <w:rPr>
                <w:rFonts w:eastAsia="Times New Roman" w:cs="Times New Roman"/>
                <w:b/>
                <w:bCs/>
                <w:color w:val="000000" w:themeColor="text1"/>
              </w:rPr>
              <w:t>v1/ads/</w:t>
            </w:r>
            <w:r w:rsidRPr="00A7244D">
              <w:rPr>
                <w:rFonts w:eastAsia="Times New Roman" w:cs="Times New Roman"/>
                <w:b/>
                <w:bCs/>
                <w:color w:val="000000" w:themeColor="text1"/>
              </w:rPr>
              <w:t xml:space="preserve">aaid </w:t>
            </w:r>
            <w:r w:rsidRPr="3EDF7BE7">
              <w:rPr>
                <w:rFonts w:eastAsia="Times New Roman" w:cs="Times New Roman"/>
                <w:color w:val="E4146E" w:themeColor="accent5"/>
              </w:rPr>
              <w:t>endpoints</w:t>
            </w:r>
            <w:r w:rsidRPr="3EDF7BE7">
              <w:rPr>
                <w:color w:val="E4146E" w:themeColor="accent5"/>
              </w:rPr>
              <w:t xml:space="preserve">), the DTS AutoStage Receiver shall pass </w:t>
            </w:r>
            <w:commentRangeStart w:id="227"/>
            <w:commentRangeStart w:id="228"/>
            <w:commentRangeStart w:id="229"/>
            <w:r w:rsidRPr="3EDF7BE7">
              <w:rPr>
                <w:color w:val="E4146E" w:themeColor="accent5"/>
              </w:rPr>
              <w:t xml:space="preserve">instructions </w:t>
            </w:r>
            <w:commentRangeEnd w:id="229"/>
            <w:r w:rsidR="00F66445">
              <w:rPr>
                <w:rStyle w:val="CommentReference"/>
                <w:color w:val="E4146E" w:themeColor="accent5"/>
                <w:sz w:val="22"/>
                <w:szCs w:val="22"/>
              </w:rPr>
              <w:commentReference w:id="229"/>
            </w:r>
            <w:r w:rsidR="005B61DC">
              <w:rPr>
                <w:color w:val="E4146E" w:themeColor="accent5"/>
              </w:rPr>
              <w:t>based on</w:t>
            </w:r>
            <w:r w:rsidRPr="3EDF7BE7" w:rsidR="005B61DC">
              <w:rPr>
                <w:color w:val="E4146E" w:themeColor="accent5"/>
              </w:rPr>
              <w:t xml:space="preserve"> </w:t>
            </w:r>
            <w:r w:rsidRPr="3EDF7BE7">
              <w:rPr>
                <w:color w:val="E4146E" w:themeColor="accent5"/>
              </w:rPr>
              <w:t xml:space="preserve">the appropriate legal jurisdiction </w:t>
            </w:r>
            <w:commentRangeEnd w:id="227"/>
            <w:r w:rsidRPr="3EDF7BE7" w:rsidR="24490542">
              <w:rPr>
                <w:rStyle w:val="CommentReference"/>
                <w:color w:val="E4146E" w:themeColor="accent5"/>
                <w:sz w:val="22"/>
                <w:szCs w:val="22"/>
              </w:rPr>
              <w:commentReference w:id="227"/>
            </w:r>
            <w:commentRangeEnd w:id="228"/>
            <w:r>
              <w:rPr>
                <w:rStyle w:val="CommentReference"/>
              </w:rPr>
              <w:commentReference w:id="228"/>
            </w:r>
            <w:r w:rsidRPr="3EDF7BE7">
              <w:rPr>
                <w:color w:val="E4146E" w:themeColor="accent5"/>
              </w:rPr>
              <w:t xml:space="preserve">that encode user consent for the processing of personal data. One or more of the following parameters </w:t>
            </w:r>
            <w:r w:rsidRPr="3EDF7BE7" w:rsidR="00967941">
              <w:rPr>
                <w:color w:val="E4146E" w:themeColor="accent5"/>
              </w:rPr>
              <w:t xml:space="preserve">(or a valid equivalent parameter) </w:t>
            </w:r>
            <w:commentRangeStart w:id="230"/>
            <w:commentRangeStart w:id="231"/>
            <w:r w:rsidRPr="3EDF7BE7">
              <w:rPr>
                <w:color w:val="E4146E" w:themeColor="accent5"/>
              </w:rPr>
              <w:t>must be passed via the DTS AutoStage API</w:t>
            </w:r>
            <w:commentRangeEnd w:id="230"/>
            <w:r w:rsidR="24490542">
              <w:rPr>
                <w:rStyle w:val="CommentReference"/>
                <w:color w:val="E4146E" w:themeColor="accent5"/>
                <w:sz w:val="22"/>
                <w:szCs w:val="22"/>
              </w:rPr>
              <w:commentReference w:id="230"/>
            </w:r>
            <w:commentRangeEnd w:id="231"/>
            <w:r>
              <w:rPr>
                <w:rStyle w:val="CommentReference"/>
              </w:rPr>
              <w:commentReference w:id="231"/>
            </w:r>
            <w:r w:rsidR="00B83E07">
              <w:rPr>
                <w:color w:val="E4146E" w:themeColor="accent5"/>
              </w:rPr>
              <w:t>,</w:t>
            </w:r>
            <w:r w:rsidR="005B3FE6">
              <w:rPr>
                <w:color w:val="E4146E" w:themeColor="accent5"/>
              </w:rPr>
              <w:t xml:space="preserve"> depending on the applicable regulations</w:t>
            </w:r>
            <w:r w:rsidRPr="3EDF7BE7">
              <w:rPr>
                <w:color w:val="E4146E" w:themeColor="accent5"/>
              </w:rPr>
              <w:t>:</w:t>
            </w:r>
          </w:p>
          <w:p w:rsidRPr="007835EB" w:rsidR="00483286" w:rsidP="009377B7" w:rsidRDefault="00483286" w14:paraId="0023E79B" w14:textId="77777777">
            <w:pPr>
              <w:pStyle w:val="ListParagraph"/>
              <w:numPr>
                <w:ilvl w:val="0"/>
                <w:numId w:val="17"/>
              </w:numPr>
              <w:spacing w:after="160" w:line="278" w:lineRule="auto"/>
              <w:contextualSpacing/>
              <w:rPr>
                <w:color w:val="E4146E"/>
              </w:rPr>
            </w:pPr>
            <w:commentRangeStart w:id="232"/>
            <w:commentRangeStart w:id="233"/>
            <w:r w:rsidRPr="00A7244D">
              <w:rPr>
                <w:b/>
                <w:bCs/>
                <w:color w:val="000000" w:themeColor="text1"/>
              </w:rPr>
              <w:t>coppa</w:t>
            </w:r>
            <w:r w:rsidRPr="007835EB">
              <w:rPr>
                <w:color w:val="E4146E"/>
              </w:rPr>
              <w:t xml:space="preserve">: </w:t>
            </w:r>
            <w:r w:rsidRPr="00AF4051">
              <w:rPr>
                <w:color w:val="E4146E"/>
              </w:rPr>
              <w:t>COPPA regulations</w:t>
            </w:r>
            <w:r w:rsidRPr="007835EB">
              <w:rPr>
                <w:color w:val="E4146E"/>
              </w:rPr>
              <w:t xml:space="preserve"> flag</w:t>
            </w:r>
          </w:p>
          <w:p w:rsidRPr="007835EB" w:rsidR="00483286" w:rsidP="009377B7" w:rsidRDefault="00483286" w14:paraId="7C78D58F" w14:textId="77777777">
            <w:pPr>
              <w:pStyle w:val="ListParagraph"/>
              <w:numPr>
                <w:ilvl w:val="0"/>
                <w:numId w:val="17"/>
              </w:numPr>
              <w:spacing w:after="160" w:line="278" w:lineRule="auto"/>
              <w:contextualSpacing/>
              <w:rPr>
                <w:color w:val="E4146E"/>
              </w:rPr>
            </w:pPr>
            <w:r w:rsidRPr="00A7244D">
              <w:rPr>
                <w:b/>
                <w:bCs/>
                <w:color w:val="000000" w:themeColor="text1"/>
              </w:rPr>
              <w:t>gdpr</w:t>
            </w:r>
            <w:r w:rsidRPr="007835EB">
              <w:rPr>
                <w:color w:val="E4146E"/>
              </w:rPr>
              <w:t xml:space="preserve">: </w:t>
            </w:r>
            <w:r w:rsidRPr="00AF4051">
              <w:rPr>
                <w:color w:val="E4146E"/>
              </w:rPr>
              <w:t>GDPR regulations</w:t>
            </w:r>
            <w:r w:rsidRPr="007835EB">
              <w:rPr>
                <w:color w:val="E4146E"/>
              </w:rPr>
              <w:t xml:space="preserve"> flag</w:t>
            </w:r>
          </w:p>
          <w:p w:rsidRPr="007835EB" w:rsidR="00483286" w:rsidP="009377B7" w:rsidRDefault="00483286" w14:paraId="42A5CE41" w14:textId="77777777">
            <w:pPr>
              <w:pStyle w:val="ListParagraph"/>
              <w:numPr>
                <w:ilvl w:val="0"/>
                <w:numId w:val="17"/>
              </w:numPr>
              <w:spacing w:after="160" w:line="278" w:lineRule="auto"/>
              <w:contextualSpacing/>
              <w:rPr>
                <w:color w:val="E4146E"/>
              </w:rPr>
            </w:pPr>
            <w:r w:rsidRPr="00AF4051">
              <w:rPr>
                <w:b/>
                <w:bCs/>
                <w:color w:val="000000" w:themeColor="text1"/>
              </w:rPr>
              <w:t>gdprConsent</w:t>
            </w:r>
            <w:r w:rsidRPr="007835EB">
              <w:rPr>
                <w:color w:val="E4146E"/>
              </w:rPr>
              <w:t xml:space="preserve">: </w:t>
            </w:r>
            <w:r w:rsidRPr="00AF4051">
              <w:rPr>
                <w:color w:val="E4146E"/>
              </w:rPr>
              <w:t>GDPR consent string</w:t>
            </w:r>
          </w:p>
          <w:p w:rsidRPr="007835EB" w:rsidR="00483286" w:rsidP="009377B7" w:rsidRDefault="00483286" w14:paraId="6DE66CDA" w14:textId="77777777">
            <w:pPr>
              <w:pStyle w:val="ListParagraph"/>
              <w:numPr>
                <w:ilvl w:val="0"/>
                <w:numId w:val="17"/>
              </w:numPr>
              <w:spacing w:after="160" w:line="278" w:lineRule="auto"/>
              <w:contextualSpacing/>
              <w:rPr>
                <w:color w:val="E4146E"/>
              </w:rPr>
            </w:pPr>
            <w:r w:rsidRPr="00A7244D">
              <w:rPr>
                <w:b/>
                <w:bCs/>
                <w:color w:val="000000" w:themeColor="text1"/>
              </w:rPr>
              <w:t>gppSid</w:t>
            </w:r>
            <w:r w:rsidRPr="007835EB">
              <w:rPr>
                <w:color w:val="E4146E"/>
              </w:rPr>
              <w:t xml:space="preserve">: </w:t>
            </w:r>
            <w:r w:rsidRPr="00AF4051">
              <w:rPr>
                <w:color w:val="E4146E"/>
              </w:rPr>
              <w:t>Section ID, indicating which protocol string in the GPP applies to this request.</w:t>
            </w:r>
          </w:p>
          <w:p w:rsidRPr="007835EB" w:rsidR="00483286" w:rsidP="009377B7" w:rsidRDefault="00483286" w14:paraId="3BEACDD9" w14:textId="77777777">
            <w:pPr>
              <w:pStyle w:val="ListParagraph"/>
              <w:numPr>
                <w:ilvl w:val="0"/>
                <w:numId w:val="17"/>
              </w:numPr>
              <w:spacing w:after="160" w:line="278" w:lineRule="auto"/>
              <w:contextualSpacing/>
              <w:rPr>
                <w:color w:val="E4146E"/>
              </w:rPr>
            </w:pPr>
            <w:r w:rsidRPr="00AF4051">
              <w:rPr>
                <w:b/>
                <w:bCs/>
                <w:color w:val="000000" w:themeColor="text1"/>
              </w:rPr>
              <w:t>gppString</w:t>
            </w:r>
            <w:r w:rsidRPr="007835EB">
              <w:rPr>
                <w:color w:val="E4146E"/>
              </w:rPr>
              <w:t xml:space="preserve">: </w:t>
            </w:r>
            <w:r w:rsidRPr="00AF4051">
              <w:rPr>
                <w:color w:val="E4146E"/>
              </w:rPr>
              <w:t>Url-safe base64-encoded Global Privacy Platform (GPP) string as defined by the IAB.</w:t>
            </w:r>
          </w:p>
          <w:p w:rsidRPr="007835EB" w:rsidR="00483286" w:rsidP="009377B7" w:rsidRDefault="00483286" w14:paraId="39E7D1FA" w14:textId="12304A9D">
            <w:pPr>
              <w:pStyle w:val="ListParagraph"/>
              <w:numPr>
                <w:ilvl w:val="0"/>
                <w:numId w:val="17"/>
              </w:numPr>
              <w:spacing w:after="160" w:line="278" w:lineRule="auto"/>
              <w:contextualSpacing/>
              <w:rPr>
                <w:rFonts w:eastAsia="Times New Roman" w:cs="Times New Roman"/>
                <w:color w:val="E4146E"/>
              </w:rPr>
            </w:pPr>
            <w:r w:rsidRPr="00AF4051">
              <w:rPr>
                <w:b/>
                <w:bCs/>
                <w:color w:val="000000" w:themeColor="text1"/>
              </w:rPr>
              <w:t>usPrivacy</w:t>
            </w:r>
            <w:r w:rsidRPr="007835EB">
              <w:rPr>
                <w:color w:val="E4146E"/>
              </w:rPr>
              <w:t xml:space="preserve">: </w:t>
            </w:r>
            <w:r w:rsidRPr="00AF4051">
              <w:rPr>
                <w:color w:val="E4146E"/>
              </w:rPr>
              <w:t>The US Privacy string as defined by the IAB CCPA specification.</w:t>
            </w:r>
            <w:commentRangeEnd w:id="232"/>
            <w:r w:rsidRPr="007835EB" w:rsidR="00540AE0">
              <w:rPr>
                <w:rStyle w:val="CommentReference"/>
                <w:rFonts w:eastAsia="Times New Roman" w:cs="Times New Roman"/>
                <w:color w:val="E4146E"/>
                <w:sz w:val="22"/>
                <w:szCs w:val="22"/>
              </w:rPr>
              <w:commentReference w:id="232"/>
            </w:r>
            <w:commentRangeEnd w:id="233"/>
            <w:r>
              <w:rPr>
                <w:rStyle w:val="CommentReference"/>
              </w:rPr>
              <w:commentReference w:id="233"/>
            </w:r>
          </w:p>
        </w:tc>
      </w:tr>
    </w:tbl>
    <w:p w:rsidR="00483286" w:rsidP="00483286" w:rsidRDefault="00483286" w14:paraId="7F836F3A" w14:textId="77777777">
      <w:pPr>
        <w:spacing w:after="0"/>
      </w:pPr>
    </w:p>
    <w:p w:rsidRPr="00F04FC9" w:rsidR="00F04FC9" w:rsidP="00483286" w:rsidRDefault="00483286" w14:paraId="4D7B90F3" w14:textId="2278EC7A">
      <w:pPr>
        <w:rPr>
          <w:color w:val="000000" w:themeColor="text1"/>
        </w:rPr>
      </w:pPr>
      <w:r w:rsidRPr="00673005">
        <w:rPr>
          <w:color w:val="000000" w:themeColor="text1"/>
        </w:rPr>
        <w:t>Refer to the DTS AutoStage API documentation portal</w:t>
      </w:r>
      <w:del w:author="Paul Peyla" w:date="2026-04-07T16:00:00Z" w16du:dateUtc="2026-04-07T20:00:00Z" w:id="235">
        <w:r w:rsidRPr="00673005" w:rsidDel="00212A49">
          <w:rPr>
            <w:color w:val="000000" w:themeColor="text1"/>
          </w:rPr>
          <w:delText xml:space="preserve"> [10]</w:delText>
        </w:r>
      </w:del>
      <w:r w:rsidRPr="00673005">
        <w:rPr>
          <w:color w:val="000000" w:themeColor="text1"/>
        </w:rPr>
        <w:t xml:space="preserve"> for </w:t>
      </w:r>
      <w:r>
        <w:rPr>
          <w:color w:val="000000" w:themeColor="text1"/>
        </w:rPr>
        <w:t>more information</w:t>
      </w:r>
      <w:r w:rsidRPr="00673005">
        <w:rPr>
          <w:color w:val="000000" w:themeColor="text1"/>
        </w:rPr>
        <w:t>.</w:t>
      </w:r>
    </w:p>
    <w:p w:rsidRPr="009062A5" w:rsidR="00483286" w:rsidP="00440369" w:rsidRDefault="00483286" w14:paraId="7FED126C" w14:textId="77777777">
      <w:pPr>
        <w:pStyle w:val="Heading2"/>
      </w:pPr>
      <w:bookmarkStart w:name="_Toc226548640" w:id="236"/>
      <w:r>
        <w:t xml:space="preserve">Advertising </w:t>
      </w:r>
      <w:r w:rsidRPr="009062A5">
        <w:t>Campaigns</w:t>
      </w:r>
      <w:bookmarkEnd w:id="236"/>
    </w:p>
    <w:p w:rsidRPr="008C704F" w:rsidR="008151E2" w:rsidP="00483286" w:rsidRDefault="00483286" w14:paraId="336893F2" w14:textId="7F8E5C62">
      <w:r>
        <w:t xml:space="preserve">An advertising campaign is the activity required to distribute a </w:t>
      </w:r>
      <w:r w:rsidRPr="006C3C76">
        <w:t xml:space="preserve">set of </w:t>
      </w:r>
      <w:del w:author="Paul Peyla" w:date="2026-03-24T17:39:00Z" w16du:dateUtc="2026-03-24T21:39:00Z" w:id="237">
        <w:r w:rsidRPr="006C3C76" w:rsidDel="005E41E5">
          <w:delText>welcome audio messages</w:delText>
        </w:r>
      </w:del>
      <w:ins w:author="Paul Peyla" w:date="2026-04-06T17:48:00Z" w16du:dateUtc="2026-04-06T21:48:00Z" w:id="238">
        <w:r w:rsidRPr="006C3C76" w:rsidR="006C3C76">
          <w:rPr>
            <w:rPrChange w:author="Paul Peyla" w:date="2026-04-06T17:48:00Z" w16du:dateUtc="2026-04-06T21:48:00Z" w:id="239">
              <w:rPr>
                <w:color w:val="7030A0"/>
              </w:rPr>
            </w:rPrChange>
          </w:rPr>
          <w:t xml:space="preserve">Audio Messages </w:t>
        </w:r>
      </w:ins>
      <w:del w:author="Paul Peyla" w:date="2026-04-06T17:48:00Z" w16du:dateUtc="2026-04-06T21:48:00Z" w:id="240">
        <w:r w:rsidRPr="006C3C76" w:rsidDel="006C3C76">
          <w:delText xml:space="preserve"> </w:delText>
        </w:r>
      </w:del>
      <w:r w:rsidRPr="006C3C76">
        <w:t xml:space="preserve">for </w:t>
      </w:r>
      <w:r>
        <w:t xml:space="preserve">playback on a specified group of vehicles over a defined period. A campaign is comprised of at least </w:t>
      </w:r>
      <w:r w:rsidRPr="009C0789">
        <w:t xml:space="preserve">one </w:t>
      </w:r>
      <w:ins w:author="Paul Peyla" w:date="2026-04-06T17:49:00Z" w16du:dateUtc="2026-04-06T21:49:00Z" w:id="241">
        <w:r w:rsidRPr="009C0789" w:rsidR="009C0789">
          <w:rPr>
            <w:rPrChange w:author="Paul Peyla" w:date="2026-04-06T17:49:00Z" w16du:dateUtc="2026-04-06T21:49:00Z" w:id="242">
              <w:rPr>
                <w:color w:val="7030A0"/>
              </w:rPr>
            </w:rPrChange>
          </w:rPr>
          <w:t xml:space="preserve">Audio Message </w:t>
        </w:r>
      </w:ins>
      <w:del w:author="Paul Peyla" w:date="2026-03-24T17:39:00Z" w16du:dateUtc="2026-03-24T21:39:00Z" w:id="243">
        <w:r w:rsidRPr="009C0789" w:rsidDel="005E41E5">
          <w:delText xml:space="preserve">welcome audio message </w:delText>
        </w:r>
      </w:del>
      <w:r w:rsidRPr="009C0789">
        <w:t xml:space="preserve">with </w:t>
      </w:r>
      <w:r>
        <w:t>optional images and textual metadata (known as “creatives”) and is defined by a set of rules provided by the advertiser that are distributed with the creatives.</w:t>
      </w:r>
    </w:p>
    <w:p w:rsidR="00483286" w:rsidP="00483286" w:rsidRDefault="00483286" w14:paraId="2D220667" w14:textId="7C34B63A">
      <w:r w:rsidRPr="008C704F">
        <w:t>There are three primary phases in a</w:t>
      </w:r>
      <w:ins w:author="Paul Peyla" w:date="2026-03-24T17:39:00Z" w16du:dateUtc="2026-03-24T21:39:00Z" w:id="244">
        <w:r w:rsidRPr="008C704F" w:rsidR="005E41E5">
          <w:t>n</w:t>
        </w:r>
      </w:ins>
      <w:r w:rsidRPr="008C704F">
        <w:t xml:space="preserve"> </w:t>
      </w:r>
      <w:ins w:author="Paul Peyla" w:date="2026-04-06T17:50:00Z" w16du:dateUtc="2026-04-06T21:50:00Z" w:id="245">
        <w:r w:rsidRPr="008C704F" w:rsidR="008C704F">
          <w:rPr>
            <w:rPrChange w:author="Paul Peyla" w:date="2026-04-06T17:50:00Z" w16du:dateUtc="2026-04-06T21:50:00Z" w:id="246">
              <w:rPr>
                <w:color w:val="7030A0"/>
              </w:rPr>
            </w:rPrChange>
          </w:rPr>
          <w:t xml:space="preserve">Audio Messages </w:t>
        </w:r>
      </w:ins>
      <w:del w:author="Paul Peyla" w:date="2026-03-24T17:39:00Z" w16du:dateUtc="2026-03-24T21:39:00Z" w:id="247">
        <w:r w:rsidRPr="008C704F" w:rsidDel="005E41E5">
          <w:delText xml:space="preserve">welcome audio message </w:delText>
        </w:r>
      </w:del>
      <w:r w:rsidRPr="008C704F">
        <w:t>campaign</w:t>
      </w:r>
      <w:r>
        <w:t>:</w:t>
      </w:r>
    </w:p>
    <w:p w:rsidR="00483286" w:rsidP="002F7F52" w:rsidRDefault="00483286" w14:paraId="2BB1BAAE" w14:textId="1643E3E2">
      <w:pPr>
        <w:pStyle w:val="ListParagraph"/>
        <w:numPr>
          <w:ilvl w:val="0"/>
          <w:numId w:val="15"/>
        </w:numPr>
        <w:spacing w:after="160" w:line="278" w:lineRule="auto"/>
        <w:ind w:left="644"/>
        <w:contextualSpacing/>
      </w:pPr>
      <w:r>
        <w:t>Pre-launch setup</w:t>
      </w:r>
      <w:commentRangeStart w:id="248"/>
      <w:commentRangeStart w:id="249"/>
      <w:r w:rsidR="005112D5">
        <w:t xml:space="preserve"> </w:t>
      </w:r>
      <w:commentRangeEnd w:id="248"/>
      <w:r>
        <w:rPr>
          <w:rStyle w:val="CommentReference"/>
          <w:sz w:val="22"/>
          <w:szCs w:val="22"/>
        </w:rPr>
        <w:commentReference w:id="248"/>
      </w:r>
      <w:commentRangeEnd w:id="249"/>
      <w:r>
        <w:rPr>
          <w:rStyle w:val="CommentReference"/>
        </w:rPr>
        <w:commentReference w:id="249"/>
      </w:r>
      <w:r w:rsidR="005112D5">
        <w:t xml:space="preserve"> </w:t>
      </w:r>
    </w:p>
    <w:p w:rsidR="00483286" w:rsidP="009377B7" w:rsidRDefault="00483286" w14:paraId="5C537B3A" w14:textId="77777777">
      <w:pPr>
        <w:pStyle w:val="ListParagraph"/>
        <w:numPr>
          <w:ilvl w:val="1"/>
          <w:numId w:val="15"/>
        </w:numPr>
        <w:spacing w:after="160" w:line="278" w:lineRule="auto"/>
        <w:contextualSpacing/>
      </w:pPr>
      <w:r>
        <w:t>Receivers request ads via the DTS AutoStage API for download and local storage</w:t>
      </w:r>
    </w:p>
    <w:p w:rsidR="00483286" w:rsidP="009377B7" w:rsidRDefault="00483286" w14:paraId="09AB4DFE" w14:textId="77777777">
      <w:pPr>
        <w:pStyle w:val="ListParagraph"/>
        <w:numPr>
          <w:ilvl w:val="0"/>
          <w:numId w:val="15"/>
        </w:numPr>
        <w:spacing w:after="160" w:line="278" w:lineRule="auto"/>
        <w:contextualSpacing/>
      </w:pPr>
      <w:r>
        <w:t>Live</w:t>
      </w:r>
    </w:p>
    <w:p w:rsidR="00483286" w:rsidP="009377B7" w:rsidRDefault="0083394A" w14:paraId="0BDBCEA9" w14:textId="4356FE71">
      <w:pPr>
        <w:pStyle w:val="ListParagraph"/>
        <w:numPr>
          <w:ilvl w:val="1"/>
          <w:numId w:val="15"/>
        </w:numPr>
        <w:spacing w:after="160" w:line="278" w:lineRule="auto"/>
        <w:contextualSpacing/>
      </w:pPr>
      <w:r>
        <w:t>Ads are selected for playout by the DTS AutoStage Receiver based on scheduling constraints, frequency capping rules, and user experience considerations</w:t>
      </w:r>
      <w:r w:rsidR="003A53FA">
        <w:t>. They</w:t>
      </w:r>
      <w:r w:rsidR="00483286">
        <w:t xml:space="preserve"> are </w:t>
      </w:r>
      <w:r w:rsidR="00315541">
        <w:t xml:space="preserve">then </w:t>
      </w:r>
      <w:r w:rsidR="00483286">
        <w:t xml:space="preserve">played in vehicles, </w:t>
      </w:r>
      <w:del w:author="Paul Peyla" w:date="2026-03-24T17:40:00Z" w16du:dateUtc="2026-03-24T21:40:00Z" w:id="251">
        <w:r w:rsidDel="009E2E61" w:rsidR="00483286">
          <w:delText xml:space="preserve">often </w:delText>
        </w:r>
      </w:del>
      <w:ins w:author="Paul Peyla" w:date="2026-03-24T17:40:00Z" w16du:dateUtc="2026-03-24T21:40:00Z" w:id="252">
        <w:r w:rsidR="009E2E61">
          <w:t xml:space="preserve">sometimes </w:t>
        </w:r>
      </w:ins>
      <w:r w:rsidR="00483286">
        <w:t>before cellular connectivity has been established</w:t>
      </w:r>
    </w:p>
    <w:p w:rsidR="00483286" w:rsidP="009377B7" w:rsidRDefault="00483286" w14:paraId="0A93E484" w14:textId="77777777">
      <w:pPr>
        <w:pStyle w:val="ListParagraph"/>
        <w:numPr>
          <w:ilvl w:val="0"/>
          <w:numId w:val="15"/>
        </w:numPr>
        <w:spacing w:after="160" w:line="278" w:lineRule="auto"/>
        <w:contextualSpacing/>
      </w:pPr>
      <w:r>
        <w:t>Post-campaign analysis</w:t>
      </w:r>
    </w:p>
    <w:p w:rsidR="00483286" w:rsidP="009377B7" w:rsidRDefault="00483286" w14:paraId="66B25B7E" w14:textId="72B1B933">
      <w:pPr>
        <w:pStyle w:val="ListParagraph"/>
        <w:numPr>
          <w:ilvl w:val="1"/>
          <w:numId w:val="15"/>
        </w:numPr>
        <w:spacing w:after="160" w:line="278" w:lineRule="auto"/>
        <w:contextualSpacing/>
      </w:pPr>
      <w:r>
        <w:t xml:space="preserve">Ad impressions and </w:t>
      </w:r>
      <w:del w:author="Paul Peyla" w:date="2026-04-13T15:58:00Z" w16du:dateUtc="2026-04-13T19:58:00Z" w:id="253">
        <w:r w:rsidDel="00BA0B3A">
          <w:delText xml:space="preserve">user </w:delText>
        </w:r>
      </w:del>
      <w:ins w:author="Paul Peyla" w:date="2026-04-13T15:58:00Z" w16du:dateUtc="2026-04-13T19:58:00Z" w:id="254">
        <w:r w:rsidR="00BA0B3A">
          <w:t xml:space="preserve">ad audience measurement </w:t>
        </w:r>
      </w:ins>
      <w:del w:author="Paul Peyla" w:date="2026-04-13T15:58:00Z" w16du:dateUtc="2026-04-13T19:58:00Z" w:id="255">
        <w:r w:rsidDel="00BA0B3A">
          <w:delText>attribution</w:delText>
        </w:r>
        <w:r w:rsidDel="000E2F9B">
          <w:delText xml:space="preserve"> </w:delText>
        </w:r>
      </w:del>
      <w:r>
        <w:t>are reported to advertisers and automakers via the DTS AutoStage API</w:t>
      </w:r>
    </w:p>
    <w:p w:rsidRPr="00C904FF" w:rsidR="00483286" w:rsidP="00483286" w:rsidRDefault="00483286" w14:paraId="636CCBCF" w14:textId="77777777">
      <w:r>
        <w:t>Requirements and recommendations associated with each phase are defined below.</w:t>
      </w:r>
    </w:p>
    <w:p w:rsidR="00483286" w:rsidP="00AE14B9" w:rsidRDefault="00483286" w14:paraId="5FD3B8A3" w14:textId="77777777">
      <w:pPr>
        <w:pStyle w:val="Heading3"/>
      </w:pPr>
      <w:bookmarkStart w:name="_Toc226548641" w:id="256"/>
      <w:r w:rsidRPr="00702103">
        <w:t>Pre-Launch Setup Phase</w:t>
      </w:r>
      <w:bookmarkEnd w:id="256"/>
    </w:p>
    <w:p w:rsidRPr="007C3D7E" w:rsidR="00483286" w:rsidP="00AE14B9" w:rsidRDefault="00483286" w14:paraId="585F2965" w14:textId="77777777">
      <w:pPr>
        <w:pStyle w:val="Heading4"/>
      </w:pPr>
      <w:bookmarkStart w:name="_Ref213426720" w:id="257"/>
      <w:r w:rsidRPr="007C3D7E">
        <w:t>Campaign Distribution</w:t>
      </w:r>
      <w:bookmarkEnd w:id="257"/>
    </w:p>
    <w:p w:rsidR="00483286" w:rsidP="00483286" w:rsidRDefault="00483286" w14:paraId="55C3DBE9" w14:textId="1ECDE6F4">
      <w:r>
        <w:t>During the pre-launch setup phase, campaigns are distributed via the DTS AutoStage API in response to requests from the DTS AutoStage Receiver. The DTS AutoStage Receiver may retrieve campaigns via the AutoStage API only</w:t>
      </w:r>
      <w:r w:rsidR="004F7AA0">
        <w:t xml:space="preserve"> between the defined </w:t>
      </w:r>
      <w:r w:rsidR="002E69BE">
        <w:t xml:space="preserve">campaign </w:t>
      </w:r>
      <w:r w:rsidRPr="002F7F52" w:rsidR="004F7AA0">
        <w:rPr>
          <w:b/>
          <w:bCs/>
        </w:rPr>
        <w:t>startTime</w:t>
      </w:r>
      <w:r w:rsidR="004F7AA0">
        <w:t xml:space="preserve"> and </w:t>
      </w:r>
      <w:r w:rsidRPr="002F7F52" w:rsidR="004F7AA0">
        <w:rPr>
          <w:b/>
          <w:bCs/>
        </w:rPr>
        <w:t>endTime</w:t>
      </w:r>
      <w:r w:rsidR="004F7AA0">
        <w:t>.</w:t>
      </w:r>
    </w:p>
    <w:tbl>
      <w:tblPr>
        <w:tblW w:w="9639" w:type="dxa"/>
        <w:tblLook w:val="04A0" w:firstRow="1" w:lastRow="0" w:firstColumn="1" w:lastColumn="0" w:noHBand="0" w:noVBand="1"/>
      </w:tblPr>
      <w:tblGrid>
        <w:gridCol w:w="1134"/>
        <w:gridCol w:w="8505"/>
      </w:tblGrid>
      <w:tr w:rsidRPr="0016253F" w:rsidR="00483286" w14:paraId="56EF640C"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55D859C7" w14:textId="77777777">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06</w:t>
            </w:r>
          </w:p>
        </w:tc>
        <w:tc>
          <w:tcPr>
            <w:tcW w:w="8505" w:type="dxa"/>
            <w:tcBorders>
              <w:top w:val="nil"/>
              <w:left w:val="nil"/>
              <w:bottom w:val="nil"/>
              <w:right w:val="nil"/>
            </w:tcBorders>
            <w:vAlign w:val="center"/>
            <w:hideMark/>
          </w:tcPr>
          <w:p w:rsidRPr="0016253F" w:rsidR="00483286" w:rsidRDefault="00483286" w14:paraId="67F902DA" w14:textId="0F9522D9">
            <w:pPr>
              <w:spacing w:after="0"/>
              <w:rPr>
                <w:rFonts w:eastAsia="Times New Roman" w:cs="Times New Roman"/>
                <w:color w:val="E4146E"/>
              </w:rPr>
            </w:pPr>
            <w:r w:rsidRPr="7A29C8A9">
              <w:rPr>
                <w:color w:val="E4146E" w:themeColor="accent5"/>
              </w:rPr>
              <w:t xml:space="preserve">The DTS AutoStage Receiver </w:t>
            </w:r>
            <w:commentRangeStart w:id="258"/>
            <w:commentRangeStart w:id="259"/>
            <w:r w:rsidRPr="7A29C8A9">
              <w:rPr>
                <w:color w:val="E4146E" w:themeColor="accent5"/>
              </w:rPr>
              <w:t xml:space="preserve">shall </w:t>
            </w:r>
            <w:r w:rsidR="002E69BE">
              <w:rPr>
                <w:color w:val="E4146E" w:themeColor="accent5"/>
              </w:rPr>
              <w:t xml:space="preserve">periodically </w:t>
            </w:r>
            <w:r w:rsidRPr="7A29C8A9">
              <w:rPr>
                <w:color w:val="E4146E" w:themeColor="accent5"/>
              </w:rPr>
              <w:t>request</w:t>
            </w:r>
            <w:commentRangeEnd w:id="258"/>
            <w:r w:rsidRPr="7A29C8A9">
              <w:rPr>
                <w:rStyle w:val="CommentReference"/>
                <w:color w:val="E4146E" w:themeColor="accent5"/>
                <w:sz w:val="22"/>
                <w:szCs w:val="22"/>
              </w:rPr>
              <w:commentReference w:id="258"/>
            </w:r>
            <w:commentRangeEnd w:id="259"/>
            <w:r>
              <w:rPr>
                <w:rStyle w:val="CommentReference"/>
              </w:rPr>
              <w:commentReference w:id="259"/>
            </w:r>
            <w:r w:rsidRPr="7A29C8A9">
              <w:rPr>
                <w:color w:val="E4146E" w:themeColor="accent5"/>
              </w:rPr>
              <w:t xml:space="preserve"> </w:t>
            </w:r>
            <w:ins w:author="Paul Peyla" w:date="2026-04-06T17:53:00Z" w16du:dateUtc="2026-04-06T21:53:00Z" w:id="260">
              <w:r w:rsidRPr="007C42A8" w:rsidR="006C22D3">
                <w:rPr>
                  <w:color w:val="E4146E" w:themeColor="accent5"/>
                  <w:rPrChange w:author="Paul Peyla" w:date="2026-04-06T17:53:00Z" w16du:dateUtc="2026-04-06T21:53:00Z" w:id="261">
                    <w:rPr>
                      <w:color w:val="7030A0"/>
                    </w:rPr>
                  </w:rPrChange>
                </w:rPr>
                <w:t>Audio Message</w:t>
              </w:r>
              <w:r w:rsidRPr="007C42A8" w:rsidR="007C42A8">
                <w:rPr>
                  <w:color w:val="E4146E" w:themeColor="accent5"/>
                  <w:rPrChange w:author="Paul Peyla" w:date="2026-04-06T17:53:00Z" w16du:dateUtc="2026-04-06T21:53:00Z" w:id="262">
                    <w:rPr>
                      <w:color w:val="7030A0"/>
                    </w:rPr>
                  </w:rPrChange>
                </w:rPr>
                <w:t xml:space="preserve"> </w:t>
              </w:r>
            </w:ins>
            <w:del w:author="Paul Peyla" w:date="2026-03-24T17:43:00Z" w16du:dateUtc="2026-03-24T21:43:00Z" w:id="263">
              <w:r w:rsidRPr="7A29C8A9" w:rsidDel="00B70810">
                <w:rPr>
                  <w:color w:val="E4146E" w:themeColor="accent5"/>
                </w:rPr>
                <w:delText xml:space="preserve">welcome audio message </w:delText>
              </w:r>
            </w:del>
            <w:r w:rsidRPr="7A29C8A9">
              <w:rPr>
                <w:color w:val="E4146E" w:themeColor="accent5"/>
              </w:rPr>
              <w:t xml:space="preserve">campaigns using the </w:t>
            </w:r>
            <w:r w:rsidRPr="0013296C">
              <w:rPr>
                <w:b/>
                <w:bCs/>
                <w:color w:val="000000" w:themeColor="text1"/>
              </w:rPr>
              <w:t>/</w:t>
            </w:r>
            <w:r w:rsidR="00BA2B83">
              <w:rPr>
                <w:b/>
                <w:bCs/>
                <w:color w:val="000000" w:themeColor="text1"/>
              </w:rPr>
              <w:t>v1/</w:t>
            </w:r>
            <w:r w:rsidRPr="0013296C">
              <w:rPr>
                <w:b/>
                <w:bCs/>
                <w:color w:val="000000" w:themeColor="text1"/>
              </w:rPr>
              <w:t>ads/preload</w:t>
            </w:r>
            <w:r>
              <w:t xml:space="preserve"> </w:t>
            </w:r>
            <w:r w:rsidRPr="7A29C8A9">
              <w:rPr>
                <w:color w:val="E4146E" w:themeColor="accent5"/>
              </w:rPr>
              <w:t xml:space="preserve">endpoint, as defined in the DTS AutoStage API </w:t>
            </w:r>
            <w:ins w:author="Paul Peyla" w:date="2026-04-07T16:01:00Z" w16du:dateUtc="2026-04-07T20:01:00Z" w:id="264">
              <w:r w:rsidR="00483245">
                <w:rPr>
                  <w:color w:val="E4146E" w:themeColor="accent5"/>
                </w:rPr>
                <w:t>d</w:t>
              </w:r>
            </w:ins>
            <w:del w:author="Paul Peyla" w:date="2026-04-07T16:01:00Z" w16du:dateUtc="2026-04-07T20:01:00Z" w:id="265">
              <w:r w:rsidRPr="7A29C8A9" w:rsidDel="00483245">
                <w:rPr>
                  <w:color w:val="E4146E" w:themeColor="accent5"/>
                </w:rPr>
                <w:delText>d</w:delText>
              </w:r>
            </w:del>
            <w:r w:rsidRPr="7A29C8A9">
              <w:rPr>
                <w:color w:val="E4146E" w:themeColor="accent5"/>
              </w:rPr>
              <w:t>ocumentation portal</w:t>
            </w:r>
            <w:del w:author="Paul Peyla" w:date="2026-04-07T16:01:00Z" w16du:dateUtc="2026-04-07T20:01:00Z" w:id="266">
              <w:r w:rsidRPr="7A29C8A9" w:rsidDel="00483245">
                <w:rPr>
                  <w:color w:val="E4146E" w:themeColor="accent5"/>
                </w:rPr>
                <w:delText xml:space="preserve"> [10]</w:delText>
              </w:r>
            </w:del>
            <w:r w:rsidRPr="7A29C8A9">
              <w:rPr>
                <w:color w:val="E4146E" w:themeColor="accent5"/>
              </w:rPr>
              <w:t>.</w:t>
            </w:r>
          </w:p>
        </w:tc>
      </w:tr>
    </w:tbl>
    <w:p w:rsidR="00483286" w:rsidP="00483286" w:rsidRDefault="00483286" w14:paraId="38DE0E0E" w14:textId="77777777"/>
    <w:tbl>
      <w:tblPr>
        <w:tblW w:w="9639" w:type="dxa"/>
        <w:tblLook w:val="04A0" w:firstRow="1" w:lastRow="0" w:firstColumn="1" w:lastColumn="0" w:noHBand="0" w:noVBand="1"/>
      </w:tblPr>
      <w:tblGrid>
        <w:gridCol w:w="1134"/>
        <w:gridCol w:w="8505"/>
      </w:tblGrid>
      <w:tr w:rsidRPr="0016253F" w:rsidR="00483286" w14:paraId="6402FC54"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045A0D" w:rsidR="00483286" w:rsidRDefault="00483286" w14:paraId="39CE05EE" w14:textId="77777777">
            <w:pPr>
              <w:spacing w:after="0"/>
              <w:rPr>
                <w:rFonts w:eastAsia="Times New Roman" w:cs="Times New Roman"/>
                <w:color w:val="E4146E"/>
              </w:rPr>
            </w:pPr>
            <w:r w:rsidRPr="00045A0D">
              <w:rPr>
                <w:rFonts w:eastAsia="Times New Roman" w:cs="Times New Roman"/>
                <w:color w:val="E4146E"/>
              </w:rPr>
              <w:t>REQ-</w:t>
            </w:r>
            <w:r>
              <w:rPr>
                <w:rFonts w:eastAsia="Times New Roman" w:cs="Times New Roman"/>
                <w:color w:val="E4146E"/>
              </w:rPr>
              <w:t>07</w:t>
            </w:r>
          </w:p>
        </w:tc>
        <w:tc>
          <w:tcPr>
            <w:tcW w:w="8505" w:type="dxa"/>
            <w:tcBorders>
              <w:top w:val="nil"/>
              <w:left w:val="nil"/>
              <w:bottom w:val="nil"/>
              <w:right w:val="nil"/>
            </w:tcBorders>
            <w:vAlign w:val="center"/>
            <w:hideMark/>
          </w:tcPr>
          <w:p w:rsidRPr="00045A0D" w:rsidR="00483286" w:rsidRDefault="00483286" w14:paraId="2FC642F2" w14:textId="0D47D0FB">
            <w:pPr>
              <w:spacing w:after="0"/>
              <w:rPr>
                <w:rFonts w:eastAsia="Times New Roman" w:cs="Times New Roman"/>
                <w:color w:val="E4146E"/>
              </w:rPr>
            </w:pPr>
            <w:r w:rsidRPr="00045A0D">
              <w:rPr>
                <w:color w:val="E4146E"/>
              </w:rPr>
              <w:t xml:space="preserve">The DTS AutoStage Receiver shall be capable of downloading and caching </w:t>
            </w:r>
            <w:ins w:author="Paul Peyla" w:date="2026-04-06T17:53:00Z" w16du:dateUtc="2026-04-06T21:53:00Z" w:id="267">
              <w:r w:rsidRPr="007C42A8" w:rsidR="007C42A8">
                <w:rPr>
                  <w:color w:val="E4146E"/>
                  <w:rPrChange w:author="Paul Peyla" w:date="2026-04-06T17:54:00Z" w16du:dateUtc="2026-04-06T21:54:00Z" w:id="268">
                    <w:rPr>
                      <w:color w:val="7030A0"/>
                    </w:rPr>
                  </w:rPrChange>
                </w:rPr>
                <w:t>Audio Messages</w:t>
              </w:r>
            </w:ins>
            <w:del w:author="Paul Peyla" w:date="2026-03-24T17:42:00Z" w16du:dateUtc="2026-03-24T21:42:00Z" w:id="269">
              <w:r w:rsidRPr="002949D5" w:rsidDel="002949D5">
                <w:rPr>
                  <w:color w:val="E4146E"/>
                </w:rPr>
                <w:delText>welcome audio messages</w:delText>
              </w:r>
            </w:del>
            <w:del w:author="Paul Peyla" w:date="2026-04-06T17:53:00Z" w16du:dateUtc="2026-04-06T21:53:00Z" w:id="270">
              <w:r w:rsidDel="007C42A8">
                <w:rPr>
                  <w:color w:val="E4146E"/>
                </w:rPr>
                <w:delText xml:space="preserve"> </w:delText>
              </w:r>
            </w:del>
            <w:ins w:author="Paul Peyla" w:date="2026-04-06T17:53:00Z" w16du:dateUtc="2026-04-06T21:53:00Z" w:id="271">
              <w:r w:rsidR="007C42A8">
                <w:rPr>
                  <w:color w:val="E4146E"/>
                </w:rPr>
                <w:t xml:space="preserve"> </w:t>
              </w:r>
            </w:ins>
            <w:r w:rsidRPr="00045A0D">
              <w:rPr>
                <w:color w:val="E4146E"/>
              </w:rPr>
              <w:t>at any time during the pre-launch setup phase of a campaign.</w:t>
            </w:r>
          </w:p>
        </w:tc>
      </w:tr>
    </w:tbl>
    <w:p w:rsidR="00483286" w:rsidP="00483286" w:rsidRDefault="00483286" w14:paraId="6197081E" w14:textId="77777777">
      <w:pPr>
        <w:spacing w:after="0"/>
      </w:pPr>
    </w:p>
    <w:p w:rsidR="00483286" w:rsidP="00483286" w:rsidRDefault="00483286" w14:paraId="7A1F4C6C" w14:textId="65356401">
      <w:pPr>
        <w:rPr>
          <w:color w:val="000000" w:themeColor="text1"/>
        </w:rPr>
      </w:pPr>
      <w:commentRangeStart w:id="272"/>
      <w:r>
        <w:t>In addition to campaign</w:t>
      </w:r>
      <w:r w:rsidR="001A169B">
        <w:t xml:space="preserve"> </w:t>
      </w:r>
      <w:r w:rsidRPr="002F7F52" w:rsidR="001A169B">
        <w:rPr>
          <w:b/>
          <w:bCs/>
        </w:rPr>
        <w:t>id</w:t>
      </w:r>
      <w:r w:rsidR="001A169B">
        <w:t xml:space="preserve">, </w:t>
      </w:r>
      <w:r>
        <w:t>rules</w:t>
      </w:r>
      <w:r w:rsidR="001A169B">
        <w:t>,</w:t>
      </w:r>
      <w:r>
        <w:t xml:space="preserve"> and creatives, the </w:t>
      </w:r>
      <w:r w:rsidRPr="001E753B">
        <w:rPr>
          <w:b/>
          <w:bCs/>
          <w:color w:val="000000" w:themeColor="text1"/>
        </w:rPr>
        <w:t>adTitle</w:t>
      </w:r>
      <w:commentRangeStart w:id="273"/>
      <w:commentRangeStart w:id="274"/>
      <w:r w:rsidR="000509FD">
        <w:t xml:space="preserve"> </w:t>
      </w:r>
      <w:commentRangeEnd w:id="273"/>
      <w:r>
        <w:rPr>
          <w:rStyle w:val="CommentReference"/>
          <w:sz w:val="22"/>
          <w:szCs w:val="22"/>
        </w:rPr>
        <w:commentReference w:id="273"/>
      </w:r>
      <w:commentRangeEnd w:id="274"/>
      <w:r>
        <w:rPr>
          <w:rStyle w:val="CommentReference"/>
        </w:rPr>
        <w:commentReference w:id="274"/>
      </w:r>
      <w:r>
        <w:t xml:space="preserve">and </w:t>
      </w:r>
      <w:r w:rsidRPr="001E753B">
        <w:rPr>
          <w:b/>
          <w:bCs/>
          <w:color w:val="000000" w:themeColor="text1"/>
        </w:rPr>
        <w:t>advertiser</w:t>
      </w:r>
      <w:r w:rsidRPr="001E753B">
        <w:rPr>
          <w:color w:val="000000" w:themeColor="text1"/>
        </w:rPr>
        <w:t xml:space="preserve"> </w:t>
      </w:r>
      <w:r>
        <w:t xml:space="preserve">might also be provided. The </w:t>
      </w:r>
      <w:r w:rsidRPr="006812E9">
        <w:rPr>
          <w:b/>
          <w:bCs/>
        </w:rPr>
        <w:t>bitrate</w:t>
      </w:r>
      <w:r w:rsidR="0071553C">
        <w:rPr>
          <w:b/>
          <w:bCs/>
        </w:rPr>
        <w:t>K</w:t>
      </w:r>
      <w:r w:rsidRPr="006812E9">
        <w:rPr>
          <w:b/>
          <w:bCs/>
        </w:rPr>
        <w:t>bps</w:t>
      </w:r>
      <w:r>
        <w:t xml:space="preserve"> and </w:t>
      </w:r>
      <w:r w:rsidRPr="006812E9">
        <w:rPr>
          <w:b/>
          <w:bCs/>
        </w:rPr>
        <w:t>duration</w:t>
      </w:r>
      <w:r>
        <w:t xml:space="preserve"> of each audio ad will also be provided</w:t>
      </w:r>
      <w:r w:rsidR="004F3031">
        <w:t xml:space="preserve"> along with other media metadata</w:t>
      </w:r>
      <w:r>
        <w:t xml:space="preserve">, as defined in the </w:t>
      </w:r>
      <w:r w:rsidRPr="00673005">
        <w:rPr>
          <w:color w:val="000000" w:themeColor="text1"/>
        </w:rPr>
        <w:t>DTS AutoStage API documentation portal</w:t>
      </w:r>
      <w:del w:author="Paul Peyla" w:date="2026-04-07T16:02:00Z" w16du:dateUtc="2026-04-07T20:02:00Z" w:id="275">
        <w:r w:rsidRPr="00673005" w:rsidDel="00483245">
          <w:rPr>
            <w:color w:val="000000" w:themeColor="text1"/>
          </w:rPr>
          <w:delText xml:space="preserve"> [10]</w:delText>
        </w:r>
      </w:del>
      <w:r>
        <w:rPr>
          <w:color w:val="000000" w:themeColor="text1"/>
        </w:rPr>
        <w:t>.</w:t>
      </w:r>
      <w:commentRangeEnd w:id="272"/>
      <w:r w:rsidR="00EE2A91">
        <w:rPr>
          <w:rStyle w:val="CommentReference"/>
          <w:color w:val="000000" w:themeColor="text1"/>
          <w:sz w:val="22"/>
          <w:szCs w:val="22"/>
        </w:rPr>
        <w:commentReference w:id="272"/>
      </w:r>
    </w:p>
    <w:p w:rsidRPr="00532DCE" w:rsidR="00483286" w:rsidP="00483286" w:rsidRDefault="00483286" w14:paraId="1DC3D029" w14:textId="77777777">
      <w:r>
        <w:t>Multiple campaigns may be available for download at any given time.</w:t>
      </w:r>
    </w:p>
    <w:tbl>
      <w:tblPr>
        <w:tblpPr w:leftFromText="180" w:rightFromText="180" w:vertAnchor="text" w:tblpY="179"/>
        <w:tblW w:w="9639" w:type="dxa"/>
        <w:tblLook w:val="04A0" w:firstRow="1" w:lastRow="0" w:firstColumn="1" w:lastColumn="0" w:noHBand="0" w:noVBand="1"/>
      </w:tblPr>
      <w:tblGrid>
        <w:gridCol w:w="1134"/>
        <w:gridCol w:w="8505"/>
      </w:tblGrid>
      <w:tr w:rsidRPr="0016253F" w:rsidR="00483286" w14:paraId="7B94457D"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045A0D" w:rsidR="00483286" w:rsidRDefault="00483286" w14:paraId="7C15715C" w14:textId="77777777">
            <w:pPr>
              <w:spacing w:after="0"/>
              <w:rPr>
                <w:rFonts w:eastAsia="Times New Roman" w:cs="Times New Roman"/>
                <w:color w:val="E4146E"/>
              </w:rPr>
            </w:pPr>
            <w:r w:rsidRPr="00045A0D">
              <w:rPr>
                <w:rFonts w:eastAsia="Times New Roman" w:cs="Times New Roman"/>
                <w:color w:val="E4146E"/>
              </w:rPr>
              <w:t>REQ-</w:t>
            </w:r>
            <w:r>
              <w:rPr>
                <w:rFonts w:eastAsia="Times New Roman" w:cs="Times New Roman"/>
                <w:color w:val="E4146E"/>
              </w:rPr>
              <w:t>08</w:t>
            </w:r>
          </w:p>
        </w:tc>
        <w:tc>
          <w:tcPr>
            <w:tcW w:w="8505" w:type="dxa"/>
            <w:tcBorders>
              <w:top w:val="nil"/>
              <w:left w:val="nil"/>
              <w:bottom w:val="nil"/>
              <w:right w:val="nil"/>
            </w:tcBorders>
            <w:vAlign w:val="center"/>
            <w:hideMark/>
          </w:tcPr>
          <w:p w:rsidRPr="00045A0D" w:rsidR="00483286" w:rsidRDefault="00483286" w14:paraId="5DAAC6AA" w14:textId="28399A28">
            <w:pPr>
              <w:spacing w:after="0"/>
              <w:rPr>
                <w:rFonts w:eastAsia="Times New Roman" w:cs="Times New Roman"/>
                <w:color w:val="E4146E"/>
              </w:rPr>
            </w:pPr>
            <w:r w:rsidRPr="00045A0D">
              <w:rPr>
                <w:color w:val="E4146E"/>
              </w:rPr>
              <w:t>The DTS AutoStage Receiver shall accommodate multiple concurrent</w:t>
            </w:r>
            <w:del w:author="Paul Peyla" w:date="2026-03-24T17:45:00Z" w16du:dateUtc="2026-03-24T21:45:00Z" w:id="276">
              <w:r w:rsidRPr="00045A0D" w:rsidDel="00C41558">
                <w:rPr>
                  <w:color w:val="E4146E"/>
                </w:rPr>
                <w:delText xml:space="preserve"> </w:delText>
              </w:r>
            </w:del>
            <w:ins w:author="Paul Peyla" w:date="2026-03-24T17:45:00Z" w16du:dateUtc="2026-03-24T21:45:00Z" w:id="277">
              <w:r w:rsidRPr="00120EEB" w:rsidR="00C41558">
                <w:rPr>
                  <w:color w:val="E4146E"/>
                  <w:rPrChange w:author="Paul Peyla" w:date="2026-04-06T17:55:00Z" w16du:dateUtc="2026-04-06T21:55:00Z" w:id="278">
                    <w:rPr/>
                  </w:rPrChange>
                </w:rPr>
                <w:t xml:space="preserve"> </w:t>
              </w:r>
            </w:ins>
            <w:ins w:author="Paul Peyla" w:date="2026-04-06T17:55:00Z" w16du:dateUtc="2026-04-06T21:55:00Z" w:id="279">
              <w:r w:rsidRPr="00120EEB" w:rsidR="00120EEB">
                <w:rPr>
                  <w:color w:val="E4146E"/>
                  <w:rPrChange w:author="Paul Peyla" w:date="2026-04-06T17:55:00Z" w16du:dateUtc="2026-04-06T21:55:00Z" w:id="280">
                    <w:rPr>
                      <w:color w:val="7030A0"/>
                    </w:rPr>
                  </w:rPrChange>
                </w:rPr>
                <w:t>Audio Message</w:t>
              </w:r>
            </w:ins>
            <w:ins w:author="Paul Peyla" w:date="2026-03-24T17:45:00Z" w16du:dateUtc="2026-03-24T21:45:00Z" w:id="281">
              <w:r w:rsidRPr="00C41558" w:rsidR="00C41558">
                <w:rPr>
                  <w:color w:val="E4146E"/>
                  <w:rPrChange w:author="Paul Peyla" w:date="2026-03-24T17:45:00Z" w16du:dateUtc="2026-03-24T21:45:00Z" w:id="282">
                    <w:rPr/>
                  </w:rPrChange>
                </w:rPr>
                <w:t xml:space="preserve"> </w:t>
              </w:r>
            </w:ins>
            <w:del w:author="Paul Peyla" w:date="2026-03-24T17:45:00Z" w16du:dateUtc="2026-03-24T21:45:00Z" w:id="283">
              <w:r w:rsidRPr="00045A0D" w:rsidDel="00C41558">
                <w:rPr>
                  <w:color w:val="E4146E"/>
                </w:rPr>
                <w:delText xml:space="preserve">welcome audio message </w:delText>
              </w:r>
            </w:del>
            <w:r w:rsidRPr="00045A0D">
              <w:rPr>
                <w:color w:val="E4146E"/>
              </w:rPr>
              <w:t>campaigns.</w:t>
            </w:r>
          </w:p>
        </w:tc>
      </w:tr>
    </w:tbl>
    <w:p w:rsidR="00483286" w:rsidP="00483286" w:rsidRDefault="00483286" w14:paraId="023AD588" w14:textId="77777777"/>
    <w:tbl>
      <w:tblPr>
        <w:tblW w:w="9639" w:type="dxa"/>
        <w:tblLook w:val="04A0" w:firstRow="1" w:lastRow="0" w:firstColumn="1" w:lastColumn="0" w:noHBand="0" w:noVBand="1"/>
      </w:tblPr>
      <w:tblGrid>
        <w:gridCol w:w="1134"/>
        <w:gridCol w:w="8505"/>
      </w:tblGrid>
      <w:tr w:rsidRPr="0016253F" w:rsidR="00483286" w14:paraId="379B1595"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BF4BEB" w:rsidR="00483286" w:rsidRDefault="00483286" w14:paraId="261E8578" w14:textId="4C4A7791">
            <w:pPr>
              <w:spacing w:after="0"/>
              <w:rPr>
                <w:rFonts w:eastAsia="Times New Roman" w:cs="Times New Roman"/>
                <w:color w:val="7030A0"/>
              </w:rPr>
            </w:pPr>
            <w:r w:rsidRPr="00BF4BEB">
              <w:rPr>
                <w:rFonts w:eastAsia="Times New Roman" w:cs="Times New Roman"/>
                <w:color w:val="7030A0"/>
              </w:rPr>
              <w:t>REC-</w:t>
            </w:r>
            <w:r>
              <w:rPr>
                <w:rFonts w:eastAsia="Times New Roman" w:cs="Times New Roman"/>
                <w:color w:val="7030A0"/>
              </w:rPr>
              <w:t>0</w:t>
            </w:r>
            <w:r w:rsidR="007C639E">
              <w:rPr>
                <w:rFonts w:eastAsia="Times New Roman" w:cs="Times New Roman"/>
                <w:color w:val="7030A0"/>
              </w:rPr>
              <w:t>4</w:t>
            </w:r>
          </w:p>
        </w:tc>
        <w:tc>
          <w:tcPr>
            <w:tcW w:w="8505" w:type="dxa"/>
            <w:tcBorders>
              <w:top w:val="nil"/>
              <w:left w:val="nil"/>
              <w:bottom w:val="nil"/>
              <w:right w:val="nil"/>
            </w:tcBorders>
            <w:vAlign w:val="center"/>
            <w:hideMark/>
          </w:tcPr>
          <w:p w:rsidRPr="00BF4BEB" w:rsidR="00483286" w:rsidRDefault="00483286" w14:paraId="7BF315DF" w14:textId="28BBFB41">
            <w:pPr>
              <w:spacing w:after="0"/>
              <w:rPr>
                <w:rFonts w:eastAsia="Times New Roman" w:cs="Times New Roman"/>
                <w:color w:val="7030A0"/>
              </w:rPr>
            </w:pPr>
            <w:r>
              <w:rPr>
                <w:color w:val="7030A0"/>
              </w:rPr>
              <w:t xml:space="preserve">The DTS AutoStage Receiver should be capable of changing the number and frequency of </w:t>
            </w:r>
            <w:ins w:author="Paul Peyla" w:date="2026-04-06T17:55:00Z" w16du:dateUtc="2026-04-06T21:55:00Z" w:id="284">
              <w:r w:rsidRPr="00B74C63" w:rsidR="00120EEB">
                <w:rPr>
                  <w:color w:val="7030A0"/>
                </w:rPr>
                <w:t>Audio Messages</w:t>
              </w:r>
              <w:r w:rsidR="00120EEB">
                <w:rPr>
                  <w:color w:val="7030A0"/>
                </w:rPr>
                <w:t xml:space="preserve"> </w:t>
              </w:r>
            </w:ins>
            <w:del w:author="Paul Peyla" w:date="2026-03-24T17:45:00Z" w16du:dateUtc="2026-03-24T21:45:00Z" w:id="285">
              <w:r w:rsidDel="003A5817">
                <w:rPr>
                  <w:color w:val="7030A0"/>
                </w:rPr>
                <w:delText xml:space="preserve">welcome audio messages </w:delText>
              </w:r>
            </w:del>
            <w:r>
              <w:rPr>
                <w:color w:val="7030A0"/>
              </w:rPr>
              <w:t xml:space="preserve">without updating software in the </w:t>
            </w:r>
            <w:commentRangeStart w:id="286"/>
            <w:commentRangeStart w:id="287"/>
            <w:r>
              <w:rPr>
                <w:color w:val="7030A0"/>
              </w:rPr>
              <w:t>vehicle</w:t>
            </w:r>
            <w:r w:rsidR="00A30316">
              <w:rPr>
                <w:color w:val="7030A0"/>
              </w:rPr>
              <w:t xml:space="preserve"> </w:t>
            </w:r>
            <w:r w:rsidR="004132F5">
              <w:rPr>
                <w:color w:val="7030A0"/>
              </w:rPr>
              <w:t>using</w:t>
            </w:r>
            <w:r w:rsidR="00A30316">
              <w:rPr>
                <w:color w:val="7030A0"/>
              </w:rPr>
              <w:t xml:space="preserve"> the </w:t>
            </w:r>
            <w:r w:rsidRPr="002F7F52" w:rsidR="00A30316">
              <w:rPr>
                <w:b/>
                <w:bCs/>
              </w:rPr>
              <w:t>/v1/</w:t>
            </w:r>
            <w:r w:rsidRPr="00531EE3" w:rsidR="004132F5">
              <w:rPr>
                <w:b/>
                <w:bCs/>
              </w:rPr>
              <w:t>config</w:t>
            </w:r>
            <w:r w:rsidRPr="00531EE3" w:rsidR="004132F5">
              <w:t xml:space="preserve"> </w:t>
            </w:r>
            <w:r w:rsidRPr="00531EE3" w:rsidR="004132F5">
              <w:rPr>
                <w:color w:val="7030A0"/>
              </w:rPr>
              <w:t>endpoint</w:t>
            </w:r>
            <w:r w:rsidR="00B55488">
              <w:rPr>
                <w:color w:val="7030A0"/>
              </w:rPr>
              <w:t>, as d</w:t>
            </w:r>
            <w:ins w:author="Paul Peyla" w:date="2026-04-07T16:09:00Z" w16du:dateUtc="2026-04-07T20:09:00Z" w:id="288">
              <w:r w:rsidR="00F713E4">
                <w:rPr>
                  <w:color w:val="7030A0"/>
                </w:rPr>
                <w:t>escribed in</w:t>
              </w:r>
            </w:ins>
            <w:ins w:author="Paul Peyla" w:date="2026-04-07T16:10:00Z" w16du:dateUtc="2026-04-07T20:10:00Z" w:id="289">
              <w:r w:rsidR="00F713E4">
                <w:rPr>
                  <w:color w:val="7030A0"/>
                </w:rPr>
                <w:t xml:space="preserve"> Subsection</w:t>
              </w:r>
            </w:ins>
            <w:ins w:author="Paul Peyla" w:date="2026-04-07T16:11:00Z" w16du:dateUtc="2026-04-07T20:11:00Z" w:id="290">
              <w:r w:rsidR="00531EE3">
                <w:rPr>
                  <w:color w:val="7030A0"/>
                </w:rPr>
                <w:t xml:space="preserve"> </w:t>
              </w:r>
            </w:ins>
            <w:ins w:author="Paul Peyla" w:date="2026-04-07T16:12:00Z" w16du:dateUtc="2026-04-07T20:12:00Z" w:id="291">
              <w:r w:rsidR="00531EE3">
                <w:rPr>
                  <w:color w:val="7030A0"/>
                </w:rPr>
                <w:fldChar w:fldCharType="begin"/>
              </w:r>
              <w:r w:rsidR="00531EE3">
                <w:rPr>
                  <w:color w:val="7030A0"/>
                </w:rPr>
                <w:instrText xml:space="preserve"> REF _Ref213426796 \r \h </w:instrText>
              </w:r>
            </w:ins>
            <w:r w:rsidR="00531EE3">
              <w:rPr>
                <w:color w:val="7030A0"/>
              </w:rPr>
            </w:r>
            <w:ins w:author="Paul Peyla" w:date="2026-04-07T16:12:00Z" w16du:dateUtc="2026-04-07T20:12:00Z" w:id="292">
              <w:r w:rsidR="00531EE3">
                <w:rPr>
                  <w:color w:val="7030A0"/>
                </w:rPr>
                <w:fldChar w:fldCharType="separate"/>
              </w:r>
              <w:r w:rsidR="00531EE3">
                <w:rPr>
                  <w:color w:val="7030A0"/>
                </w:rPr>
                <w:t>1.3.1.3</w:t>
              </w:r>
              <w:r w:rsidR="00531EE3">
                <w:rPr>
                  <w:color w:val="7030A0"/>
                </w:rPr>
                <w:fldChar w:fldCharType="end"/>
              </w:r>
            </w:ins>
            <w:del w:author="Paul Peyla" w:date="2026-04-07T16:09:00Z" w16du:dateUtc="2026-04-07T20:09:00Z" w:id="293">
              <w:r w:rsidDel="00F713E4" w:rsidR="00B55488">
                <w:rPr>
                  <w:color w:val="7030A0"/>
                </w:rPr>
                <w:delText xml:space="preserve">efined in </w:delText>
              </w:r>
              <w:r w:rsidDel="00F713E4" w:rsidR="00721724">
                <w:rPr>
                  <w:color w:val="7030A0"/>
                </w:rPr>
                <w:delText>REQ</w:delText>
              </w:r>
              <w:r w:rsidDel="00F713E4" w:rsidR="00326EBB">
                <w:rPr>
                  <w:color w:val="7030A0"/>
                </w:rPr>
                <w:delText>-18</w:delText>
              </w:r>
            </w:del>
            <w:r w:rsidR="00E103B5">
              <w:rPr>
                <w:color w:val="7030A0"/>
              </w:rPr>
              <w:t>.</w:t>
            </w:r>
            <w:commentRangeEnd w:id="286"/>
            <w:r w:rsidRPr="00BF4BEB" w:rsidR="00F713E4">
              <w:rPr>
                <w:rStyle w:val="CommentReference"/>
                <w:rFonts w:eastAsia="Times New Roman" w:cs="Times New Roman"/>
                <w:color w:val="7030A0"/>
                <w:sz w:val="22"/>
                <w:szCs w:val="22"/>
              </w:rPr>
              <w:commentReference w:id="286"/>
            </w:r>
            <w:commentRangeEnd w:id="287"/>
            <w:r>
              <w:rPr>
                <w:rStyle w:val="CommentReference"/>
              </w:rPr>
              <w:commentReference w:id="287"/>
            </w:r>
          </w:p>
        </w:tc>
      </w:tr>
    </w:tbl>
    <w:p w:rsidR="00483286" w:rsidP="00483286" w:rsidRDefault="00483286" w14:paraId="5397BB7C" w14:textId="77777777"/>
    <w:p w:rsidRPr="001A655B" w:rsidR="00483286" w:rsidP="008D2347" w:rsidRDefault="00483286" w14:paraId="7F007363" w14:textId="44FA4A18">
      <w:pPr>
        <w:pStyle w:val="Heading4"/>
      </w:pPr>
      <w:r w:rsidRPr="001A655B">
        <w:t xml:space="preserve">Campaign </w:t>
      </w:r>
      <w:r w:rsidR="00A06F18">
        <w:t>Restriction</w:t>
      </w:r>
      <w:r w:rsidR="00205C2C">
        <w:t>s</w:t>
      </w:r>
    </w:p>
    <w:p w:rsidR="00483286" w:rsidP="00483286" w:rsidRDefault="00483286" w14:paraId="4F579A05" w14:textId="57E81D8F">
      <w:r>
        <w:t xml:space="preserve">Each campaign </w:t>
      </w:r>
      <w:r w:rsidR="00563FD9">
        <w:t xml:space="preserve">may </w:t>
      </w:r>
      <w:r w:rsidR="00F80DCA">
        <w:t xml:space="preserve">optionally </w:t>
      </w:r>
      <w:r w:rsidR="00563FD9">
        <w:t>be</w:t>
      </w:r>
      <w:r>
        <w:t xml:space="preserve"> </w:t>
      </w:r>
      <w:r w:rsidR="003A111A">
        <w:t>designated for</w:t>
      </w:r>
      <w:r w:rsidR="00A652CE">
        <w:t xml:space="preserve"> </w:t>
      </w:r>
      <w:r>
        <w:t>at least one vehicle brand and model.</w:t>
      </w:r>
      <w:r w:rsidR="003D6CA5">
        <w:t xml:space="preserve"> Note that</w:t>
      </w:r>
      <w:r w:rsidR="00AE3476">
        <w:t xml:space="preserve"> ads </w:t>
      </w:r>
      <w:r w:rsidR="00905F1A">
        <w:t>selected for</w:t>
      </w:r>
      <w:r w:rsidR="00916E11">
        <w:t xml:space="preserve"> a</w:t>
      </w:r>
      <w:r w:rsidR="00AE3476">
        <w:t xml:space="preserve"> </w:t>
      </w:r>
      <w:r w:rsidR="00AB1349">
        <w:t>vehicle model</w:t>
      </w:r>
      <w:r w:rsidR="002609D3">
        <w:t xml:space="preserve"> </w:t>
      </w:r>
      <w:r w:rsidR="00BC4F2E">
        <w:t xml:space="preserve">do not require </w:t>
      </w:r>
      <w:r w:rsidR="00180EB7">
        <w:t xml:space="preserve">user </w:t>
      </w:r>
      <w:del w:author="Paul Peyla" w:date="2026-04-08T13:58:00Z" w16du:dateUtc="2026-04-08T17:58:00Z" w:id="294">
        <w:r w:rsidDel="00D85303" w:rsidR="00180EB7">
          <w:delText>opt-in</w:delText>
        </w:r>
      </w:del>
      <w:ins w:author="Paul Peyla" w:date="2026-04-08T13:58:00Z" w16du:dateUtc="2026-04-08T17:58:00Z" w:id="295">
        <w:r w:rsidR="00D85303">
          <w:t>consent</w:t>
        </w:r>
      </w:ins>
      <w:r w:rsidR="00180EB7">
        <w:t>.</w:t>
      </w:r>
    </w:p>
    <w:tbl>
      <w:tblPr>
        <w:tblW w:w="9639" w:type="dxa"/>
        <w:tblLook w:val="04A0" w:firstRow="1" w:lastRow="0" w:firstColumn="1" w:lastColumn="0" w:noHBand="0" w:noVBand="1"/>
      </w:tblPr>
      <w:tblGrid>
        <w:gridCol w:w="1134"/>
        <w:gridCol w:w="8505"/>
      </w:tblGrid>
      <w:tr w:rsidRPr="0016253F" w:rsidR="00483286" w14:paraId="47DF26D0"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4314C0" w:rsidR="00483286" w:rsidRDefault="00483286" w14:paraId="6EBC91CC" w14:textId="707E5B23">
            <w:pPr>
              <w:spacing w:after="0"/>
              <w:rPr>
                <w:rFonts w:eastAsia="Times New Roman" w:cs="Times New Roman"/>
                <w:color w:val="E4146E"/>
              </w:rPr>
            </w:pPr>
            <w:r w:rsidRPr="004314C0">
              <w:rPr>
                <w:rFonts w:eastAsia="Times New Roman" w:cs="Times New Roman"/>
                <w:color w:val="E4146E"/>
              </w:rPr>
              <w:t>RE</w:t>
            </w:r>
            <w:r>
              <w:rPr>
                <w:rFonts w:eastAsia="Times New Roman" w:cs="Times New Roman"/>
                <w:color w:val="E4146E"/>
              </w:rPr>
              <w:t>Q</w:t>
            </w:r>
            <w:r w:rsidRPr="004314C0">
              <w:rPr>
                <w:rFonts w:eastAsia="Times New Roman" w:cs="Times New Roman"/>
                <w:color w:val="E4146E"/>
              </w:rPr>
              <w:t>-0</w:t>
            </w:r>
            <w:r>
              <w:rPr>
                <w:rFonts w:eastAsia="Times New Roman" w:cs="Times New Roman"/>
                <w:color w:val="E4146E"/>
              </w:rPr>
              <w:t>9</w:t>
            </w:r>
          </w:p>
        </w:tc>
        <w:tc>
          <w:tcPr>
            <w:tcW w:w="8505" w:type="dxa"/>
            <w:tcBorders>
              <w:top w:val="nil"/>
              <w:left w:val="nil"/>
              <w:bottom w:val="nil"/>
              <w:right w:val="nil"/>
            </w:tcBorders>
            <w:vAlign w:val="center"/>
            <w:hideMark/>
          </w:tcPr>
          <w:p w:rsidRPr="004314C0" w:rsidR="00483286" w:rsidRDefault="00371E68" w14:paraId="53323319" w14:textId="77424E57">
            <w:pPr>
              <w:spacing w:after="0"/>
              <w:rPr>
                <w:rFonts w:eastAsia="Times New Roman" w:cs="Times New Roman"/>
                <w:color w:val="E4146E"/>
              </w:rPr>
            </w:pPr>
            <w:r>
              <w:rPr>
                <w:color w:val="E4146E" w:themeColor="accent5"/>
              </w:rPr>
              <w:t xml:space="preserve">To request </w:t>
            </w:r>
            <w:ins w:author="Paul Peyla" w:date="2026-04-06T17:57:00Z" w16du:dateUtc="2026-04-06T21:57:00Z" w:id="296">
              <w:r w:rsidRPr="00FF1083" w:rsidR="00FF1083">
                <w:rPr>
                  <w:color w:val="E4146E" w:themeColor="accent5"/>
                  <w:rPrChange w:author="Paul Peyla" w:date="2026-04-06T17:57:00Z" w16du:dateUtc="2026-04-06T21:57:00Z" w:id="297">
                    <w:rPr>
                      <w:color w:val="7030A0"/>
                    </w:rPr>
                  </w:rPrChange>
                </w:rPr>
                <w:t xml:space="preserve">Audio Messages </w:t>
              </w:r>
            </w:ins>
            <w:del w:author="Paul Peyla" w:date="2026-03-24T17:54:00Z" w16du:dateUtc="2026-03-24T21:54:00Z" w:id="298">
              <w:r w:rsidDel="007837D5">
                <w:rPr>
                  <w:color w:val="E4146E" w:themeColor="accent5"/>
                </w:rPr>
                <w:delText xml:space="preserve">welcome audio messages </w:delText>
              </w:r>
            </w:del>
            <w:r w:rsidR="00364136">
              <w:rPr>
                <w:color w:val="E4146E" w:themeColor="accent5"/>
              </w:rPr>
              <w:t>designated for</w:t>
            </w:r>
            <w:r w:rsidR="009B116F">
              <w:rPr>
                <w:color w:val="E4146E" w:themeColor="accent5"/>
              </w:rPr>
              <w:t xml:space="preserve"> </w:t>
            </w:r>
            <w:r w:rsidR="00364136">
              <w:rPr>
                <w:color w:val="E4146E" w:themeColor="accent5"/>
              </w:rPr>
              <w:t>a particular</w:t>
            </w:r>
            <w:r w:rsidR="009B116F">
              <w:rPr>
                <w:color w:val="E4146E" w:themeColor="accent5"/>
              </w:rPr>
              <w:t xml:space="preserve"> </w:t>
            </w:r>
            <w:r w:rsidRPr="00FF1083" w:rsidR="009B116F">
              <w:rPr>
                <w:color w:val="E4146E" w:themeColor="accent5"/>
                <w:rPrChange w:author="Paul Peyla" w:date="2026-04-06T17:57:00Z" w16du:dateUtc="2026-04-06T21:57:00Z" w:id="299">
                  <w:rPr>
                    <w:b/>
                    <w:bCs/>
                  </w:rPr>
                </w:rPrChange>
              </w:rPr>
              <w:t>brand</w:t>
            </w:r>
            <w:r w:rsidRPr="00FF1083" w:rsidR="009B116F">
              <w:rPr>
                <w:color w:val="E4146E" w:themeColor="accent5"/>
                <w:rPrChange w:author="Paul Peyla" w:date="2026-04-06T17:57:00Z" w16du:dateUtc="2026-04-06T21:57:00Z" w:id="300">
                  <w:rPr/>
                </w:rPrChange>
              </w:rPr>
              <w:t xml:space="preserve"> </w:t>
            </w:r>
            <w:r w:rsidR="009B116F">
              <w:rPr>
                <w:color w:val="E4146E" w:themeColor="accent5"/>
              </w:rPr>
              <w:t xml:space="preserve">and/or </w:t>
            </w:r>
            <w:r w:rsidRPr="00FF1083" w:rsidR="009B116F">
              <w:rPr>
                <w:color w:val="E4146E" w:themeColor="accent5"/>
                <w:rPrChange w:author="Paul Peyla" w:date="2026-04-06T17:57:00Z" w16du:dateUtc="2026-04-06T21:57:00Z" w:id="301">
                  <w:rPr>
                    <w:b/>
                    <w:bCs/>
                  </w:rPr>
                </w:rPrChange>
              </w:rPr>
              <w:t>model</w:t>
            </w:r>
            <w:r w:rsidR="009B116F">
              <w:rPr>
                <w:color w:val="E4146E" w:themeColor="accent5"/>
              </w:rPr>
              <w:t>, t</w:t>
            </w:r>
            <w:r w:rsidRPr="4255F900" w:rsidR="00483286">
              <w:rPr>
                <w:color w:val="E4146E" w:themeColor="accent5"/>
              </w:rPr>
              <w:t xml:space="preserve">he </w:t>
            </w:r>
            <w:commentRangeStart w:id="302"/>
            <w:commentRangeStart w:id="303"/>
            <w:r w:rsidRPr="4255F900" w:rsidR="00483286">
              <w:rPr>
                <w:color w:val="E4146E" w:themeColor="accent5"/>
              </w:rPr>
              <w:t>DTS AutoStage Receiver</w:t>
            </w:r>
            <w:commentRangeEnd w:id="302"/>
            <w:r w:rsidRPr="4255F900" w:rsidR="00483286">
              <w:rPr>
                <w:rStyle w:val="CommentReference"/>
                <w:color w:val="E4146E" w:themeColor="accent5"/>
                <w:sz w:val="22"/>
                <w:szCs w:val="22"/>
              </w:rPr>
              <w:commentReference w:id="302"/>
            </w:r>
            <w:commentRangeEnd w:id="303"/>
            <w:r>
              <w:rPr>
                <w:rStyle w:val="CommentReference"/>
              </w:rPr>
              <w:commentReference w:id="303"/>
            </w:r>
            <w:r w:rsidRPr="4255F900" w:rsidR="00483286">
              <w:rPr>
                <w:color w:val="E4146E" w:themeColor="accent5"/>
              </w:rPr>
              <w:t xml:space="preserve"> </w:t>
            </w:r>
            <w:r w:rsidR="000E0EE1">
              <w:rPr>
                <w:color w:val="E4146E" w:themeColor="accent5"/>
              </w:rPr>
              <w:t xml:space="preserve">shall pass the values </w:t>
            </w:r>
            <w:r w:rsidR="00CB4AA4">
              <w:rPr>
                <w:color w:val="E4146E" w:themeColor="accent5"/>
              </w:rPr>
              <w:t xml:space="preserve">corresponding to </w:t>
            </w:r>
            <w:r w:rsidRPr="4255F900" w:rsidR="00483286">
              <w:rPr>
                <w:color w:val="E4146E" w:themeColor="accent5"/>
              </w:rPr>
              <w:t xml:space="preserve">its host vehicle using the appropriate query parameters in the </w:t>
            </w:r>
            <w:r w:rsidRPr="004314C0" w:rsidR="00483286">
              <w:rPr>
                <w:b/>
                <w:bCs/>
                <w:color w:val="000000" w:themeColor="text1"/>
              </w:rPr>
              <w:t>/</w:t>
            </w:r>
            <w:r w:rsidR="00335C33">
              <w:rPr>
                <w:b/>
                <w:bCs/>
                <w:color w:val="000000" w:themeColor="text1"/>
              </w:rPr>
              <w:t>v1/</w:t>
            </w:r>
            <w:r w:rsidRPr="004314C0" w:rsidR="00483286">
              <w:rPr>
                <w:b/>
                <w:bCs/>
                <w:color w:val="000000" w:themeColor="text1"/>
              </w:rPr>
              <w:t>ads/preload</w:t>
            </w:r>
            <w:r w:rsidRPr="004314C0" w:rsidR="00483286">
              <w:rPr>
                <w:color w:val="000000" w:themeColor="text1"/>
              </w:rPr>
              <w:t xml:space="preserve"> </w:t>
            </w:r>
            <w:r w:rsidRPr="4255F900" w:rsidR="00483286">
              <w:rPr>
                <w:color w:val="E4146E" w:themeColor="accent5"/>
              </w:rPr>
              <w:t>endpoint.</w:t>
            </w:r>
          </w:p>
        </w:tc>
      </w:tr>
    </w:tbl>
    <w:p w:rsidR="00483286" w:rsidP="00483286" w:rsidRDefault="005B31EC" w14:paraId="0CF7E71D" w14:textId="423A9DF5">
      <w:commentRangeStart w:id="305"/>
      <w:commentRangeStart w:id="306"/>
      <w:r>
        <w:t xml:space="preserve"> </w:t>
      </w:r>
      <w:commentRangeEnd w:id="305"/>
      <w:r w:rsidR="00483286">
        <w:rPr>
          <w:rStyle w:val="CommentReference"/>
          <w:sz w:val="22"/>
          <w:szCs w:val="22"/>
        </w:rPr>
        <w:commentReference w:id="305"/>
      </w:r>
      <w:commentRangeEnd w:id="306"/>
      <w:r>
        <w:rPr>
          <w:rStyle w:val="CommentReference"/>
        </w:rPr>
        <w:commentReference w:id="306"/>
      </w:r>
    </w:p>
    <w:p w:rsidR="00483286" w:rsidP="00483286" w:rsidRDefault="00483286" w14:paraId="1D6A0DDE" w14:textId="5DCA9F8A">
      <w:r>
        <w:t xml:space="preserve">Campaigns may be further </w:t>
      </w:r>
      <w:r w:rsidR="00205C2C">
        <w:t>restricted</w:t>
      </w:r>
      <w:r>
        <w:t xml:space="preserve"> to specific languages.</w:t>
      </w:r>
    </w:p>
    <w:tbl>
      <w:tblPr>
        <w:tblW w:w="9639" w:type="dxa"/>
        <w:tblLook w:val="04A0" w:firstRow="1" w:lastRow="0" w:firstColumn="1" w:lastColumn="0" w:noHBand="0" w:noVBand="1"/>
      </w:tblPr>
      <w:tblGrid>
        <w:gridCol w:w="1134"/>
        <w:gridCol w:w="8505"/>
      </w:tblGrid>
      <w:tr w:rsidRPr="0016253F" w:rsidR="00483286" w14:paraId="5B9DF480"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7A05B1" w:rsidR="00483286" w:rsidRDefault="00483286" w14:paraId="08A2B852" w14:textId="77777777">
            <w:pPr>
              <w:spacing w:after="0"/>
              <w:rPr>
                <w:rFonts w:eastAsia="Times New Roman" w:cs="Times New Roman"/>
                <w:color w:val="E4146E"/>
              </w:rPr>
            </w:pPr>
            <w:r w:rsidRPr="007A05B1">
              <w:rPr>
                <w:rFonts w:eastAsia="Times New Roman" w:cs="Times New Roman"/>
                <w:color w:val="E4146E"/>
              </w:rPr>
              <w:t>RE</w:t>
            </w:r>
            <w:r>
              <w:rPr>
                <w:rFonts w:eastAsia="Times New Roman" w:cs="Times New Roman"/>
                <w:color w:val="E4146E"/>
              </w:rPr>
              <w:t>Q</w:t>
            </w:r>
            <w:r w:rsidRPr="007A05B1">
              <w:rPr>
                <w:rFonts w:eastAsia="Times New Roman" w:cs="Times New Roman"/>
                <w:color w:val="E4146E"/>
              </w:rPr>
              <w:t>-</w:t>
            </w:r>
            <w:r>
              <w:rPr>
                <w:rFonts w:eastAsia="Times New Roman" w:cs="Times New Roman"/>
                <w:color w:val="E4146E"/>
              </w:rPr>
              <w:t>10</w:t>
            </w:r>
          </w:p>
        </w:tc>
        <w:tc>
          <w:tcPr>
            <w:tcW w:w="8505" w:type="dxa"/>
            <w:tcBorders>
              <w:top w:val="nil"/>
              <w:left w:val="nil"/>
              <w:bottom w:val="nil"/>
              <w:right w:val="nil"/>
            </w:tcBorders>
            <w:vAlign w:val="center"/>
            <w:hideMark/>
          </w:tcPr>
          <w:p w:rsidRPr="007A05B1" w:rsidR="00483286" w:rsidRDefault="00483286" w14:paraId="6585DDE1" w14:textId="14E80650">
            <w:pPr>
              <w:spacing w:after="0"/>
              <w:rPr>
                <w:rFonts w:eastAsia="Times New Roman" w:cs="Times New Roman"/>
                <w:color w:val="E4146E"/>
              </w:rPr>
            </w:pPr>
            <w:commentRangeStart w:id="308"/>
            <w:commentRangeStart w:id="309"/>
            <w:r w:rsidRPr="7E3BC730">
              <w:rPr>
                <w:color w:val="E4146E" w:themeColor="accent5"/>
              </w:rPr>
              <w:t>T</w:t>
            </w:r>
            <w:r w:rsidR="00656A6D">
              <w:rPr>
                <w:color w:val="E4146E" w:themeColor="accent5"/>
              </w:rPr>
              <w:t xml:space="preserve">o request </w:t>
            </w:r>
            <w:ins w:author="Paul Peyla" w:date="2026-04-06T17:58:00Z" w16du:dateUtc="2026-04-06T21:58:00Z" w:id="310">
              <w:r w:rsidRPr="00577811" w:rsidR="00577811">
                <w:rPr>
                  <w:color w:val="E4146E" w:themeColor="accent5"/>
                  <w:rPrChange w:author="Paul Peyla" w:date="2026-04-06T17:58:00Z" w16du:dateUtc="2026-04-06T21:58:00Z" w:id="311">
                    <w:rPr>
                      <w:color w:val="7030A0"/>
                    </w:rPr>
                  </w:rPrChange>
                </w:rPr>
                <w:t xml:space="preserve">Audio Messages </w:t>
              </w:r>
            </w:ins>
            <w:del w:author="Paul Peyla" w:date="2026-03-24T17:56:00Z" w16du:dateUtc="2026-03-24T21:56:00Z" w:id="312">
              <w:r w:rsidDel="007B7E6B" w:rsidR="00656A6D">
                <w:rPr>
                  <w:color w:val="E4146E" w:themeColor="accent5"/>
                </w:rPr>
                <w:delText xml:space="preserve">welcome audio messages </w:delText>
              </w:r>
            </w:del>
            <w:r w:rsidR="00E949D7">
              <w:rPr>
                <w:color w:val="E4146E" w:themeColor="accent5"/>
              </w:rPr>
              <w:t>in a specific language or languages, t</w:t>
            </w:r>
            <w:r w:rsidRPr="7E3BC730">
              <w:rPr>
                <w:color w:val="E4146E" w:themeColor="accent5"/>
              </w:rPr>
              <w:t>he DTS AutoStage Receiver shall</w:t>
            </w:r>
            <w:r w:rsidR="00786697">
              <w:rPr>
                <w:color w:val="E4146E" w:themeColor="accent5"/>
              </w:rPr>
              <w:t xml:space="preserve"> use the </w:t>
            </w:r>
            <w:r w:rsidRPr="007A05B1">
              <w:rPr>
                <w:b/>
                <w:bCs/>
                <w:color w:val="000000" w:themeColor="text1"/>
              </w:rPr>
              <w:t>language</w:t>
            </w:r>
            <w:r w:rsidRPr="007A05B1">
              <w:rPr>
                <w:color w:val="000000" w:themeColor="text1"/>
              </w:rPr>
              <w:t xml:space="preserve"> </w:t>
            </w:r>
            <w:r w:rsidRPr="7E3BC730">
              <w:rPr>
                <w:color w:val="E4146E" w:themeColor="accent5"/>
              </w:rPr>
              <w:t xml:space="preserve">parameter </w:t>
            </w:r>
            <w:r w:rsidR="0058206F">
              <w:rPr>
                <w:color w:val="E4146E" w:themeColor="accent5"/>
              </w:rPr>
              <w:t>of</w:t>
            </w:r>
            <w:r w:rsidRPr="7E3BC730" w:rsidR="0058206F">
              <w:rPr>
                <w:color w:val="E4146E" w:themeColor="accent5"/>
              </w:rPr>
              <w:t xml:space="preserve"> </w:t>
            </w:r>
            <w:r w:rsidRPr="7E3BC730">
              <w:rPr>
                <w:color w:val="E4146E" w:themeColor="accent5"/>
              </w:rPr>
              <w:t xml:space="preserve">the </w:t>
            </w:r>
            <w:r w:rsidRPr="007A05B1">
              <w:rPr>
                <w:b/>
                <w:bCs/>
                <w:color w:val="000000" w:themeColor="text1"/>
              </w:rPr>
              <w:t>/</w:t>
            </w:r>
            <w:r w:rsidR="00531364">
              <w:rPr>
                <w:b/>
                <w:bCs/>
                <w:color w:val="000000" w:themeColor="text1"/>
              </w:rPr>
              <w:t>v1/</w:t>
            </w:r>
            <w:r w:rsidRPr="007A05B1">
              <w:rPr>
                <w:b/>
                <w:bCs/>
                <w:color w:val="000000" w:themeColor="text1"/>
              </w:rPr>
              <w:t>ads/preload</w:t>
            </w:r>
            <w:r w:rsidRPr="007A05B1">
              <w:rPr>
                <w:color w:val="000000" w:themeColor="text1"/>
              </w:rPr>
              <w:t xml:space="preserve"> </w:t>
            </w:r>
            <w:r w:rsidRPr="7E3BC730">
              <w:rPr>
                <w:color w:val="E4146E" w:themeColor="accent5"/>
              </w:rPr>
              <w:t>endpoint.</w:t>
            </w:r>
            <w:commentRangeEnd w:id="308"/>
            <w:r w:rsidRPr="007A05B1">
              <w:rPr>
                <w:rStyle w:val="CommentReference"/>
                <w:rFonts w:eastAsia="Times New Roman" w:cs="Times New Roman"/>
                <w:color w:val="E4146E"/>
                <w:sz w:val="22"/>
                <w:szCs w:val="22"/>
              </w:rPr>
              <w:commentReference w:id="308"/>
            </w:r>
            <w:commentRangeEnd w:id="309"/>
            <w:r>
              <w:rPr>
                <w:rStyle w:val="CommentReference"/>
              </w:rPr>
              <w:commentReference w:id="309"/>
            </w:r>
          </w:p>
        </w:tc>
      </w:tr>
    </w:tbl>
    <w:p w:rsidR="00483286" w:rsidP="00483286" w:rsidRDefault="00483286" w14:paraId="55B9C4B1" w14:textId="77777777">
      <w:pPr>
        <w:spacing w:after="0"/>
      </w:pPr>
    </w:p>
    <w:p w:rsidR="00483286" w:rsidP="00483286" w:rsidRDefault="00483286" w14:paraId="52BB8D3F" w14:textId="779239B2">
      <w:r>
        <w:t xml:space="preserve">If multiple languages are specified in a request, campaigns </w:t>
      </w:r>
      <w:commentRangeStart w:id="313"/>
      <w:commentRangeStart w:id="314"/>
      <w:r w:rsidR="008E5ED7">
        <w:t>in</w:t>
      </w:r>
      <w:r>
        <w:t xml:space="preserve"> </w:t>
      </w:r>
      <w:commentRangeEnd w:id="313"/>
      <w:r>
        <w:rPr>
          <w:rStyle w:val="CommentReference"/>
          <w:sz w:val="22"/>
          <w:szCs w:val="22"/>
        </w:rPr>
        <w:commentReference w:id="313"/>
      </w:r>
      <w:commentRangeEnd w:id="314"/>
      <w:r>
        <w:rPr>
          <w:rStyle w:val="CommentReference"/>
        </w:rPr>
        <w:commentReference w:id="314"/>
      </w:r>
      <w:r>
        <w:t>each of the specified languages will be returned. Campaigns with no ads matching specified languages will not be returned.</w:t>
      </w:r>
    </w:p>
    <w:p w:rsidRPr="00A170D5" w:rsidR="00483286" w:rsidP="0078223F" w:rsidRDefault="00483286" w14:paraId="002686A7" w14:textId="3FBC5D4C">
      <w:pPr>
        <w:pStyle w:val="Heading5"/>
      </w:pPr>
      <w:bookmarkStart w:name="_Ref213427106" w:id="315"/>
      <w:r>
        <w:t xml:space="preserve">Geographical </w:t>
      </w:r>
      <w:bookmarkEnd w:id="315"/>
      <w:r w:rsidR="00A81D24">
        <w:t>Restrictions</w:t>
      </w:r>
    </w:p>
    <w:p w:rsidR="00483286" w:rsidP="00483286" w:rsidRDefault="00483286" w14:paraId="61086332" w14:textId="1C1DF44D">
      <w:r>
        <w:t xml:space="preserve">Campaigns may also be </w:t>
      </w:r>
      <w:r w:rsidR="00EB399F">
        <w:t>restricted to</w:t>
      </w:r>
      <w:r>
        <w:t xml:space="preserve"> </w:t>
      </w:r>
      <w:r w:rsidR="007826DF">
        <w:t>certain geographical areas,</w:t>
      </w:r>
      <w:r w:rsidRPr="00A7551B">
        <w:t xml:space="preserve"> </w:t>
      </w:r>
      <w:r>
        <w:t>to</w:t>
      </w:r>
      <w:r w:rsidRPr="005B28CE">
        <w:t xml:space="preserve"> </w:t>
      </w:r>
      <w:r w:rsidR="006119D8">
        <w:t>make them</w:t>
      </w:r>
      <w:r>
        <w:t xml:space="preserve"> relevant to the current vehicle location. At the lowest resolution, one or more countries may be </w:t>
      </w:r>
      <w:r w:rsidR="004917EB">
        <w:t>specified</w:t>
      </w:r>
      <w:r>
        <w:t>.</w:t>
      </w:r>
    </w:p>
    <w:tbl>
      <w:tblPr>
        <w:tblW w:w="9639" w:type="dxa"/>
        <w:tblLook w:val="04A0" w:firstRow="1" w:lastRow="0" w:firstColumn="1" w:lastColumn="0" w:noHBand="0" w:noVBand="1"/>
      </w:tblPr>
      <w:tblGrid>
        <w:gridCol w:w="1134"/>
        <w:gridCol w:w="8505"/>
      </w:tblGrid>
      <w:tr w:rsidRPr="0016253F" w:rsidR="00483286" w14:paraId="07AE661D"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903870" w:rsidR="00483286" w:rsidRDefault="00483286" w14:paraId="19D26DA7" w14:textId="77777777">
            <w:pPr>
              <w:spacing w:after="0"/>
              <w:rPr>
                <w:rFonts w:eastAsia="Times New Roman" w:cs="Times New Roman"/>
                <w:color w:val="E4146E"/>
              </w:rPr>
            </w:pPr>
            <w:r w:rsidRPr="00903870">
              <w:rPr>
                <w:rFonts w:eastAsia="Times New Roman" w:cs="Times New Roman"/>
                <w:color w:val="E4146E"/>
              </w:rPr>
              <w:t>RE</w:t>
            </w:r>
            <w:r>
              <w:rPr>
                <w:rFonts w:eastAsia="Times New Roman" w:cs="Times New Roman"/>
                <w:color w:val="E4146E"/>
              </w:rPr>
              <w:t>Q</w:t>
            </w:r>
            <w:r w:rsidRPr="00903870">
              <w:rPr>
                <w:rFonts w:eastAsia="Times New Roman" w:cs="Times New Roman"/>
                <w:color w:val="E4146E"/>
              </w:rPr>
              <w:t>-</w:t>
            </w:r>
            <w:r>
              <w:rPr>
                <w:rFonts w:eastAsia="Times New Roman" w:cs="Times New Roman"/>
                <w:color w:val="E4146E"/>
              </w:rPr>
              <w:t>11</w:t>
            </w:r>
          </w:p>
        </w:tc>
        <w:tc>
          <w:tcPr>
            <w:tcW w:w="8505" w:type="dxa"/>
            <w:tcBorders>
              <w:top w:val="nil"/>
              <w:left w:val="nil"/>
              <w:bottom w:val="nil"/>
              <w:right w:val="nil"/>
            </w:tcBorders>
            <w:vAlign w:val="center"/>
            <w:hideMark/>
          </w:tcPr>
          <w:p w:rsidRPr="00903870" w:rsidR="00483286" w:rsidRDefault="00483286" w14:paraId="38C56487" w14:textId="624E94FB">
            <w:pPr>
              <w:spacing w:after="0"/>
              <w:rPr>
                <w:rFonts w:eastAsia="Times New Roman" w:cs="Times New Roman"/>
                <w:color w:val="E4146E"/>
              </w:rPr>
            </w:pPr>
            <w:r w:rsidRPr="00903870">
              <w:rPr>
                <w:color w:val="E4146E"/>
              </w:rPr>
              <w:t xml:space="preserve">The DTS AutoStage Receiver shall use the </w:t>
            </w:r>
            <w:r w:rsidRPr="00903870">
              <w:rPr>
                <w:b/>
                <w:bCs/>
                <w:color w:val="000000" w:themeColor="text1"/>
              </w:rPr>
              <w:t xml:space="preserve">country </w:t>
            </w:r>
            <w:r w:rsidRPr="00903870">
              <w:rPr>
                <w:color w:val="E4146E"/>
              </w:rPr>
              <w:t xml:space="preserve">query parameter in the </w:t>
            </w:r>
            <w:r w:rsidRPr="00903870">
              <w:rPr>
                <w:b/>
                <w:bCs/>
                <w:color w:val="000000" w:themeColor="text1"/>
              </w:rPr>
              <w:t>/</w:t>
            </w:r>
            <w:r w:rsidR="00A54195">
              <w:rPr>
                <w:b/>
                <w:bCs/>
                <w:color w:val="000000" w:themeColor="text1"/>
              </w:rPr>
              <w:t>v1/</w:t>
            </w:r>
            <w:r w:rsidRPr="00903870">
              <w:rPr>
                <w:b/>
                <w:bCs/>
                <w:color w:val="000000" w:themeColor="text1"/>
              </w:rPr>
              <w:t>ads/preload</w:t>
            </w:r>
            <w:r w:rsidRPr="00903870">
              <w:rPr>
                <w:color w:val="000000" w:themeColor="text1"/>
              </w:rPr>
              <w:t xml:space="preserve"> </w:t>
            </w:r>
            <w:r w:rsidRPr="00903870">
              <w:rPr>
                <w:color w:val="E4146E"/>
              </w:rPr>
              <w:t xml:space="preserve">endpoint to request </w:t>
            </w:r>
            <w:ins w:author="Paul Peyla" w:date="2026-04-06T18:01:00Z" w16du:dateUtc="2026-04-06T22:01:00Z" w:id="316">
              <w:r w:rsidRPr="0040521E" w:rsidR="0040521E">
                <w:rPr>
                  <w:color w:val="E4146E"/>
                  <w:rPrChange w:author="Paul Peyla" w:date="2026-04-06T18:01:00Z" w16du:dateUtc="2026-04-06T22:01:00Z" w:id="317">
                    <w:rPr>
                      <w:color w:val="7030A0"/>
                    </w:rPr>
                  </w:rPrChange>
                </w:rPr>
                <w:t xml:space="preserve">Audio Messages </w:t>
              </w:r>
            </w:ins>
            <w:del w:author="Paul Peyla" w:date="2026-03-24T18:01:00Z" w16du:dateUtc="2026-03-24T22:01:00Z" w:id="318">
              <w:r w:rsidRPr="00903870" w:rsidDel="004F6BB0">
                <w:rPr>
                  <w:color w:val="E4146E"/>
                </w:rPr>
                <w:delText xml:space="preserve">welcome audio messages </w:delText>
              </w:r>
            </w:del>
            <w:r w:rsidRPr="00903870">
              <w:rPr>
                <w:color w:val="E4146E"/>
              </w:rPr>
              <w:t xml:space="preserve">that are </w:t>
            </w:r>
            <w:r w:rsidR="003762A4">
              <w:rPr>
                <w:color w:val="E4146E"/>
              </w:rPr>
              <w:t>restrict</w:t>
            </w:r>
            <w:r w:rsidRPr="00903870" w:rsidR="003762A4">
              <w:rPr>
                <w:color w:val="E4146E"/>
              </w:rPr>
              <w:t xml:space="preserve">ed </w:t>
            </w:r>
            <w:r w:rsidRPr="00903870">
              <w:rPr>
                <w:color w:val="E4146E"/>
              </w:rPr>
              <w:t>to the countries in which the host vehicle is expected to be fielded.</w:t>
            </w:r>
          </w:p>
        </w:tc>
      </w:tr>
    </w:tbl>
    <w:p w:rsidR="00483286" w:rsidP="00483286" w:rsidRDefault="00483286" w14:paraId="48901C8F" w14:textId="77777777">
      <w:pPr>
        <w:spacing w:after="0"/>
      </w:pPr>
    </w:p>
    <w:p w:rsidR="00483286" w:rsidP="00483286" w:rsidRDefault="00483286" w14:paraId="5BA4725D" w14:textId="3B5D42E2">
      <w:r>
        <w:t xml:space="preserve">If multiple countries are specified in a request, campaigns </w:t>
      </w:r>
      <w:r w:rsidR="003762A4">
        <w:t>restrict</w:t>
      </w:r>
      <w:r>
        <w:t>ed to each of th</w:t>
      </w:r>
      <w:r w:rsidR="006D1C20">
        <w:t>os</w:t>
      </w:r>
      <w:r>
        <w:t xml:space="preserve">e countries will be returned. </w:t>
      </w:r>
      <w:r w:rsidR="00526BE2">
        <w:t xml:space="preserve"> </w:t>
      </w:r>
      <w:commentRangeStart w:id="319"/>
      <w:commentRangeStart w:id="320"/>
      <w:commentRangeStart w:id="321"/>
      <w:r w:rsidR="00526BE2">
        <w:t xml:space="preserve"> </w:t>
      </w:r>
      <w:commentRangeEnd w:id="319"/>
      <w:r w:rsidR="004F0998">
        <w:rPr>
          <w:rStyle w:val="CommentReference"/>
          <w:sz w:val="22"/>
          <w:szCs w:val="22"/>
        </w:rPr>
        <w:commentReference w:id="319"/>
      </w:r>
      <w:commentRangeEnd w:id="320"/>
      <w:r>
        <w:rPr>
          <w:rStyle w:val="CommentReference"/>
        </w:rPr>
        <w:commentReference w:id="320"/>
      </w:r>
      <w:commentRangeEnd w:id="321"/>
      <w:r>
        <w:rPr>
          <w:rStyle w:val="CommentReference"/>
        </w:rPr>
        <w:commentReference w:id="321"/>
      </w:r>
      <w:r>
        <w:t xml:space="preserve">  </w:t>
      </w:r>
    </w:p>
    <w:p w:rsidR="00830EAF" w:rsidP="00483286" w:rsidRDefault="00483286" w14:paraId="12198269" w14:textId="2238AA6D">
      <w:r>
        <w:t xml:space="preserve">Campaigns may also include </w:t>
      </w:r>
      <w:commentRangeStart w:id="326"/>
      <w:commentRangeStart w:id="327"/>
      <w:commentRangeStart w:id="328"/>
      <w:r>
        <w:t xml:space="preserve">geo-targeting </w:t>
      </w:r>
      <w:commentRangeEnd w:id="326"/>
      <w:r w:rsidR="00351D84">
        <w:rPr>
          <w:rStyle w:val="CommentReference"/>
          <w:sz w:val="22"/>
          <w:szCs w:val="22"/>
        </w:rPr>
        <w:commentReference w:id="326"/>
      </w:r>
      <w:commentRangeEnd w:id="327"/>
      <w:r>
        <w:rPr>
          <w:rStyle w:val="CommentReference"/>
        </w:rPr>
        <w:commentReference w:id="327"/>
      </w:r>
      <w:commentRangeEnd w:id="328"/>
      <w:r>
        <w:rPr>
          <w:rStyle w:val="CommentReference"/>
        </w:rPr>
        <w:commentReference w:id="328"/>
      </w:r>
      <w:r>
        <w:t xml:space="preserve">information to accommodate more granular location-based targeting to the region, city, or neighborhood level. </w:t>
      </w:r>
      <w:r w:rsidR="00165470">
        <w:t>G</w:t>
      </w:r>
      <w:r>
        <w:t xml:space="preserve">eo-targeting ensures that ads are played only when a vehicle is within an </w:t>
      </w:r>
      <w:r w:rsidR="00BE7FDB">
        <w:t>inclusion a</w:t>
      </w:r>
      <w:r>
        <w:t>rea defined by campaign rule</w:t>
      </w:r>
      <w:r w:rsidR="00592CF4">
        <w:t xml:space="preserve">s.  Conversely, </w:t>
      </w:r>
      <w:r w:rsidR="00BE7FDB">
        <w:t>a</w:t>
      </w:r>
      <w:r w:rsidR="006F2792">
        <w:t xml:space="preserve"> </w:t>
      </w:r>
      <w:r w:rsidR="009670DD">
        <w:t>specified</w:t>
      </w:r>
      <w:r w:rsidR="00BE7FDB">
        <w:t xml:space="preserve"> </w:t>
      </w:r>
      <w:r w:rsidR="00F11A64">
        <w:t>e</w:t>
      </w:r>
      <w:r w:rsidR="00661F1D">
        <w:t>xclusion</w:t>
      </w:r>
      <w:r w:rsidR="00BE7FDB">
        <w:t xml:space="preserve"> </w:t>
      </w:r>
      <w:r w:rsidR="00F11A64">
        <w:t>a</w:t>
      </w:r>
      <w:r w:rsidR="00BE7FDB">
        <w:t xml:space="preserve">rea </w:t>
      </w:r>
      <w:r w:rsidR="0083561B">
        <w:t xml:space="preserve">would </w:t>
      </w:r>
      <w:r w:rsidR="00514160">
        <w:t>preclude</w:t>
      </w:r>
      <w:r w:rsidR="008D6734">
        <w:t xml:space="preserve"> ad</w:t>
      </w:r>
      <w:r w:rsidR="009670DD">
        <w:t>s</w:t>
      </w:r>
      <w:r w:rsidR="008D6734">
        <w:t xml:space="preserve"> from being played </w:t>
      </w:r>
      <w:r w:rsidR="00027CC9">
        <w:t xml:space="preserve">in </w:t>
      </w:r>
      <w:r w:rsidR="004D19BB">
        <w:t>th</w:t>
      </w:r>
      <w:r w:rsidR="009E6FDE">
        <w:t>at</w:t>
      </w:r>
      <w:r w:rsidR="00027CC9">
        <w:t xml:space="preserve"> region.</w:t>
      </w:r>
    </w:p>
    <w:p w:rsidR="00A61F10" w:rsidP="00483286" w:rsidRDefault="00DF4691" w14:paraId="0D0C34FC" w14:textId="0BF55A52">
      <w:r>
        <w:t>Note that</w:t>
      </w:r>
      <w:r w:rsidR="00E632EF">
        <w:t xml:space="preserve">, according to privacy regulations, </w:t>
      </w:r>
      <w:r w:rsidR="005C7C83">
        <w:t xml:space="preserve">geo-targeting </w:t>
      </w:r>
      <w:r w:rsidR="006606D3">
        <w:t>to the state/region</w:t>
      </w:r>
      <w:r w:rsidR="0098741D">
        <w:t>al</w:t>
      </w:r>
      <w:r w:rsidR="006606D3">
        <w:t xml:space="preserve"> level </w:t>
      </w:r>
      <w:r w:rsidR="00EA687E">
        <w:t>does not require user consent</w:t>
      </w:r>
      <w:r w:rsidR="00C776D8">
        <w:t xml:space="preserve">. However, </w:t>
      </w:r>
      <w:r w:rsidR="0094699E">
        <w:t xml:space="preserve">more granular geo-targeting </w:t>
      </w:r>
      <w:r w:rsidR="000253EC">
        <w:t xml:space="preserve">(e.g., </w:t>
      </w:r>
      <w:r w:rsidR="006A261A">
        <w:t xml:space="preserve">to </w:t>
      </w:r>
      <w:r w:rsidR="003368E7">
        <w:t xml:space="preserve">a </w:t>
      </w:r>
      <w:r w:rsidR="000253EC">
        <w:t xml:space="preserve">city or neighborhood) </w:t>
      </w:r>
      <w:r w:rsidR="003C3CF5">
        <w:t>would</w:t>
      </w:r>
      <w:r w:rsidR="0094699E">
        <w:t xml:space="preserve"> </w:t>
      </w:r>
      <w:r w:rsidR="00791260">
        <w:t xml:space="preserve">require </w:t>
      </w:r>
      <w:r w:rsidR="003C3CF5">
        <w:t xml:space="preserve">user </w:t>
      </w:r>
      <w:r w:rsidR="00791260">
        <w:t>consent to personalized ads and precise location.</w:t>
      </w:r>
    </w:p>
    <w:p w:rsidR="00483286" w:rsidP="00483286" w:rsidRDefault="00483286" w14:paraId="4EC44083" w14:textId="73456179">
      <w:r>
        <w:t xml:space="preserve">A geo-targeting functional block diagram is shown in </w:t>
      </w:r>
      <w:r>
        <w:fldChar w:fldCharType="begin"/>
      </w:r>
      <w:r>
        <w:instrText xml:space="preserve"> REF _Ref212635825 \h </w:instrText>
      </w:r>
      <w:r>
        <w:fldChar w:fldCharType="separate"/>
      </w:r>
      <w:r w:rsidR="000B7F73">
        <w:t xml:space="preserve">Figure </w:t>
      </w:r>
      <w:r w:rsidR="000B7F73">
        <w:rPr>
          <w:noProof/>
        </w:rPr>
        <w:t>4</w:t>
      </w:r>
      <w:r>
        <w:fldChar w:fldCharType="end"/>
      </w:r>
      <w:r>
        <w:t>.</w:t>
      </w:r>
    </w:p>
    <w:p w:rsidR="00483286" w:rsidP="00483286" w:rsidRDefault="00E8733E" w14:paraId="59EBBC8D" w14:textId="5A5613D1">
      <w:r>
        <w:rPr>
          <w:noProof/>
        </w:rPr>
        <w:drawing>
          <wp:inline distT="0" distB="0" distL="0" distR="0" wp14:anchorId="0F36162A" wp14:editId="6F000D69">
            <wp:extent cx="4269105" cy="4464685"/>
            <wp:effectExtent l="0" t="0" r="0" b="0"/>
            <wp:docPr id="1961343568" name="Object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Object 3"/>
                    <pic:cNvPicPr>
                      <a:picLocks noGrp="1" noRot="1" noChangeAspect="1" noEditPoints="1" noAdjustHandles="1" noChangeArrowheads="1" noChangeShapeType="1" noCrop="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9105" cy="4464685"/>
                    </a:xfrm>
                    <a:prstGeom prst="rect">
                      <a:avLst/>
                    </a:prstGeom>
                    <a:noFill/>
                    <a:ln>
                      <a:noFill/>
                    </a:ln>
                  </pic:spPr>
                </pic:pic>
              </a:graphicData>
            </a:graphic>
          </wp:inline>
        </w:drawing>
      </w:r>
    </w:p>
    <w:p w:rsidR="00483286" w:rsidP="00483286" w:rsidRDefault="00483286" w14:paraId="43AD5AB1" w14:textId="77777777">
      <w:pPr>
        <w:pStyle w:val="Caption"/>
      </w:pPr>
      <w:bookmarkStart w:name="_Ref212635825" w:id="330"/>
      <w:r>
        <w:t xml:space="preserve">Figure </w:t>
      </w:r>
      <w:r>
        <w:fldChar w:fldCharType="begin"/>
      </w:r>
      <w:r>
        <w:instrText>SEQ Figure \* ARABIC</w:instrText>
      </w:r>
      <w:r>
        <w:fldChar w:fldCharType="separate"/>
      </w:r>
      <w:r>
        <w:rPr>
          <w:noProof/>
        </w:rPr>
        <w:t>4</w:t>
      </w:r>
      <w:r>
        <w:fldChar w:fldCharType="end"/>
      </w:r>
      <w:bookmarkEnd w:id="330"/>
      <w:r>
        <w:t>: Geo-targeting Functional Block Diagram</w:t>
      </w:r>
    </w:p>
    <w:p w:rsidR="00483286" w:rsidP="00483286" w:rsidRDefault="00A46B3F" w14:paraId="6C7D2099" w14:textId="68A02F1F">
      <w:r>
        <w:t xml:space="preserve">A recommended </w:t>
      </w:r>
      <w:r w:rsidR="00483286">
        <w:t xml:space="preserve">workflow for geo-targeting is described below </w:t>
      </w:r>
      <w:r w:rsidRPr="00866C22" w:rsidR="00483286">
        <w:t xml:space="preserve">and illustrated in </w:t>
      </w:r>
      <w:r w:rsidR="00483286">
        <w:fldChar w:fldCharType="begin"/>
      </w:r>
      <w:r w:rsidR="00483286">
        <w:instrText xml:space="preserve"> REF _Ref212636065 \h </w:instrText>
      </w:r>
      <w:r w:rsidR="00483286">
        <w:fldChar w:fldCharType="separate"/>
      </w:r>
      <w:r w:rsidR="000B7F73">
        <w:t xml:space="preserve">Figure </w:t>
      </w:r>
      <w:r w:rsidR="000B7F73">
        <w:rPr>
          <w:noProof/>
        </w:rPr>
        <w:t>5</w:t>
      </w:r>
      <w:r w:rsidR="00483286">
        <w:fldChar w:fldCharType="end"/>
      </w:r>
      <w:r w:rsidR="00483286">
        <w:t>.</w:t>
      </w:r>
    </w:p>
    <w:p w:rsidR="00433B35" w:rsidP="00433B35" w:rsidRDefault="00433B35" w14:paraId="2519B647" w14:textId="77777777">
      <w:pPr>
        <w:spacing w:after="160" w:line="278" w:lineRule="auto"/>
        <w:contextualSpacing/>
      </w:pPr>
    </w:p>
    <w:p w:rsidR="00483286" w:rsidP="00483286" w:rsidRDefault="0063482B" w14:paraId="0E03676D" w14:textId="691C0F00">
      <w:pPr>
        <w:pStyle w:val="ListParagraph"/>
      </w:pPr>
      <w:del w:author="Paul Peyla" w:date="2026-03-24T18:23:00Z" w16du:dateUtc="2026-03-24T22:23:00Z" w:id="331">
        <w:r w:rsidDel="00E24AFA">
          <w:rPr>
            <w:noProof/>
          </w:rPr>
          <w:drawing>
            <wp:inline distT="0" distB="0" distL="0" distR="0" wp14:anchorId="19ED0038" wp14:editId="319BF05E">
              <wp:extent cx="5753100" cy="6870700"/>
              <wp:effectExtent l="0" t="0" r="0" b="0"/>
              <wp:docPr id="2" name="Object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Object 2"/>
                      <pic:cNvPicPr>
                        <a:picLocks noGrp="1" noRot="1" noChangeAspect="1" noEditPoints="1" noAdjustHandles="1" noChangeArrowheads="1" noChangeShapeType="1" noCrop="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6870700"/>
                      </a:xfrm>
                      <a:prstGeom prst="rect">
                        <a:avLst/>
                      </a:prstGeom>
                      <a:noFill/>
                      <a:ln>
                        <a:noFill/>
                      </a:ln>
                    </pic:spPr>
                  </pic:pic>
                </a:graphicData>
              </a:graphic>
            </wp:inline>
          </w:drawing>
        </w:r>
      </w:del>
      <w:ins w:author="Paul Peyla" w:date="2026-03-24T18:23:00Z" w16du:dateUtc="2026-03-24T22:23:00Z" w:id="332">
        <w:r w:rsidRPr="00E24AFA" w:rsidR="00E24AFA">
          <w:t xml:space="preserve"> </w:t>
        </w:r>
      </w:ins>
      <w:ins w:author="Paul Peyla" w:date="2026-03-24T18:23:00Z" w16du:dateUtc="2026-03-24T22:23:00Z" w:id="333">
        <w:r w:rsidR="00A70C09">
          <w:rPr>
            <w:noProof/>
          </w:rPr>
          <w:object w:dxaOrig="9346" w:dyaOrig="11146" w14:anchorId="463E82BB">
            <v:shape id="_x0000_i1026" style="width:453pt;height:540.75pt" o:ole="" type="#_x0000_t75">
              <v:imagedata o:title="" r:id="rId23"/>
            </v:shape>
            <o:OLEObject Type="Embed" ProgID="Visio.Drawing.15" ShapeID="_x0000_i1026" DrawAspect="Content" ObjectID="_1838435461" r:id="rId24"/>
          </w:object>
        </w:r>
      </w:ins>
      <w:commentRangeStart w:id="334"/>
      <w:commentRangeStart w:id="335"/>
      <w:commentRangeStart w:id="336"/>
      <w:commentRangeStart w:id="337"/>
      <w:commentRangeStart w:id="338"/>
      <w:commentRangeStart w:id="339"/>
      <w:commentRangeEnd w:id="336"/>
      <w:r w:rsidR="00E8733E">
        <w:rPr>
          <w:rStyle w:val="CommentReference"/>
          <w:sz w:val="22"/>
          <w:szCs w:val="22"/>
        </w:rPr>
        <w:commentReference w:id="336"/>
      </w:r>
      <w:commentRangeEnd w:id="337"/>
      <w:r>
        <w:rPr>
          <w:rStyle w:val="CommentReference"/>
        </w:rPr>
        <w:commentReference w:id="337"/>
      </w:r>
      <w:commentRangeEnd w:id="338"/>
      <w:r>
        <w:rPr>
          <w:rStyle w:val="CommentReference"/>
        </w:rPr>
        <w:commentReference w:id="338"/>
      </w:r>
      <w:commentRangeEnd w:id="339"/>
      <w:r>
        <w:rPr>
          <w:rStyle w:val="CommentReference"/>
        </w:rPr>
        <w:commentReference w:id="339"/>
      </w:r>
      <w:commentRangeEnd w:id="334"/>
      <w:r w:rsidR="00E8733E">
        <w:rPr>
          <w:rStyle w:val="CommentReference"/>
          <w:sz w:val="22"/>
          <w:szCs w:val="22"/>
        </w:rPr>
        <w:commentReference w:id="334"/>
      </w:r>
      <w:commentRangeEnd w:id="335"/>
      <w:r>
        <w:rPr>
          <w:rStyle w:val="CommentReference"/>
        </w:rPr>
        <w:commentReference w:id="335"/>
      </w:r>
    </w:p>
    <w:p w:rsidR="00483286" w:rsidP="00483286" w:rsidRDefault="00483286" w14:paraId="33A38C34" w14:textId="723B4EAE">
      <w:pPr>
        <w:pStyle w:val="Caption"/>
        <w:ind w:left="0" w:firstLine="0"/>
      </w:pPr>
      <w:bookmarkStart w:name="_Ref212636065" w:id="343"/>
      <w:r>
        <w:t xml:space="preserve">Figure </w:t>
      </w:r>
      <w:r>
        <w:fldChar w:fldCharType="begin"/>
      </w:r>
      <w:r>
        <w:instrText>SEQ Figure \* ARABIC</w:instrText>
      </w:r>
      <w:r>
        <w:fldChar w:fldCharType="separate"/>
      </w:r>
      <w:r>
        <w:rPr>
          <w:noProof/>
        </w:rPr>
        <w:t>5</w:t>
      </w:r>
      <w:r>
        <w:fldChar w:fldCharType="end"/>
      </w:r>
      <w:bookmarkEnd w:id="343"/>
      <w:r>
        <w:t xml:space="preserve">: Geo-targeting </w:t>
      </w:r>
      <w:r w:rsidR="009002F9">
        <w:t xml:space="preserve">Recommended </w:t>
      </w:r>
      <w:r>
        <w:t>Workflow</w:t>
      </w:r>
    </w:p>
    <w:p w:rsidR="0030570D" w:rsidP="0030570D" w:rsidRDefault="0030570D" w14:paraId="5DFDAA75" w14:textId="77777777">
      <w:pPr>
        <w:pStyle w:val="ListParagraph"/>
        <w:numPr>
          <w:ilvl w:val="0"/>
          <w:numId w:val="16"/>
        </w:numPr>
        <w:spacing w:after="160" w:line="278" w:lineRule="auto"/>
        <w:contextualSpacing/>
      </w:pPr>
      <w:r>
        <w:t xml:space="preserve">Ad campaigns are provided to Xperi by advertisers and stored in a DTS AutoStage repository for future distribution to receivers. As part of each campaign, advertisers may provide a geo-mesh </w:t>
      </w:r>
      <w:commentRangeStart w:id="344"/>
      <w:commentRangeStart w:id="345"/>
      <w:r>
        <w:t>defining geographical regions to be either targeted</w:t>
      </w:r>
      <w:commentRangeEnd w:id="344"/>
      <w:r>
        <w:rPr>
          <w:rStyle w:val="CommentReference"/>
          <w:sz w:val="22"/>
          <w:szCs w:val="22"/>
        </w:rPr>
        <w:commentReference w:id="344"/>
      </w:r>
      <w:commentRangeEnd w:id="345"/>
      <w:r>
        <w:rPr>
          <w:rStyle w:val="CommentReference"/>
        </w:rPr>
        <w:commentReference w:id="345"/>
      </w:r>
      <w:r>
        <w:t xml:space="preserve"> (inclusion areas) or excluded (exclusion areas).</w:t>
      </w:r>
    </w:p>
    <w:p w:rsidR="0030570D" w:rsidP="0030570D" w:rsidRDefault="0030570D" w14:paraId="678124A4" w14:textId="77777777">
      <w:pPr>
        <w:pStyle w:val="ListParagraph"/>
        <w:spacing w:after="0"/>
        <w:ind w:left="720"/>
      </w:pPr>
    </w:p>
    <w:p w:rsidR="0030570D" w:rsidP="0030570D" w:rsidRDefault="0030570D" w14:paraId="6067951F" w14:textId="77777777">
      <w:pPr>
        <w:pStyle w:val="ListParagraph"/>
        <w:numPr>
          <w:ilvl w:val="0"/>
          <w:numId w:val="16"/>
        </w:numPr>
        <w:spacing w:after="160" w:line="278" w:lineRule="auto"/>
        <w:contextualSpacing/>
      </w:pPr>
      <w:r>
        <w:t>Advertisers will express the geo-mesh regions in H3 format.</w:t>
      </w:r>
    </w:p>
    <w:p w:rsidR="0030570D" w:rsidP="0030570D" w:rsidRDefault="0030570D" w14:paraId="00D0B589" w14:textId="77777777">
      <w:pPr>
        <w:pStyle w:val="ListParagraph"/>
        <w:numPr>
          <w:ilvl w:val="1"/>
          <w:numId w:val="16"/>
        </w:numPr>
        <w:spacing w:after="160" w:line="278" w:lineRule="auto"/>
        <w:contextualSpacing/>
      </w:pPr>
      <w:r>
        <w:t xml:space="preserve">H3 is a geospatial system that uses 64-bit indices to </w:t>
      </w:r>
      <w:r w:rsidRPr="00527A5D">
        <w:t>identif</w:t>
      </w:r>
      <w:r>
        <w:t>y</w:t>
      </w:r>
      <w:r w:rsidRPr="00527A5D">
        <w:t xml:space="preserve"> specific hexagonal cell</w:t>
      </w:r>
      <w:r>
        <w:t>s</w:t>
      </w:r>
      <w:r w:rsidRPr="00527A5D">
        <w:t xml:space="preserve"> on a hierarchical grid that covers </w:t>
      </w:r>
      <w:r>
        <w:t>the</w:t>
      </w:r>
      <w:r w:rsidRPr="00527A5D">
        <w:t xml:space="preserve"> surface</w:t>
      </w:r>
      <w:r>
        <w:t xml:space="preserve"> of the earth.</w:t>
      </w:r>
    </w:p>
    <w:p w:rsidR="0030570D" w:rsidP="0030570D" w:rsidRDefault="0030570D" w14:paraId="61D0F221" w14:textId="77777777">
      <w:pPr>
        <w:pStyle w:val="ListParagraph"/>
        <w:numPr>
          <w:ilvl w:val="1"/>
          <w:numId w:val="16"/>
        </w:numPr>
        <w:spacing w:after="160" w:line="278" w:lineRule="auto"/>
        <w:contextualSpacing/>
      </w:pPr>
      <w:r>
        <w:t>The resolution of the cells ranges from 0 (largest, ~4M km</w:t>
      </w:r>
      <w:r w:rsidRPr="00A55FBB">
        <w:rPr>
          <w:vertAlign w:val="superscript"/>
        </w:rPr>
        <w:t>2</w:t>
      </w:r>
      <w:r>
        <w:t>) to 15 (smallest, ~0.9 m</w:t>
      </w:r>
      <w:r w:rsidRPr="00A55FBB">
        <w:rPr>
          <w:vertAlign w:val="superscript"/>
        </w:rPr>
        <w:t>2</w:t>
      </w:r>
      <w:r>
        <w:t>).</w:t>
      </w:r>
    </w:p>
    <w:p w:rsidR="00483286" w:rsidP="002F7F52" w:rsidRDefault="0030570D" w14:paraId="244664EF" w14:textId="3D419217">
      <w:pPr>
        <w:pStyle w:val="ListParagraph"/>
        <w:numPr>
          <w:ilvl w:val="1"/>
          <w:numId w:val="16"/>
        </w:numPr>
        <w:spacing w:after="160" w:line="278" w:lineRule="auto"/>
        <w:contextualSpacing/>
      </w:pPr>
      <w:r>
        <w:t>The hierarchical nature of the grid implies that each cell (except those of resolution 15) is comprised of multiple child cells and is likewise contained within one or more parent cells (except those of resolution 0).</w:t>
      </w:r>
    </w:p>
    <w:p w:rsidR="0030570D" w:rsidP="00483286" w:rsidRDefault="0030570D" w14:paraId="27DA9CA1" w14:textId="77777777">
      <w:pPr>
        <w:spacing w:after="0"/>
      </w:pPr>
    </w:p>
    <w:p w:rsidR="00483286" w:rsidP="09475BA5" w:rsidRDefault="00483286" w14:paraId="40B33943" w14:textId="050B2E31">
      <w:pPr>
        <w:pStyle w:val="ListParagraph"/>
        <w:numPr>
          <w:ilvl w:val="0"/>
          <w:numId w:val="2"/>
        </w:numPr>
        <w:spacing w:after="160" w:line="278" w:lineRule="auto"/>
        <w:ind w:left="720"/>
        <w:contextualSpacing/>
        <w:rPr>
          <w:color w:val="000000" w:themeColor="text1"/>
        </w:rPr>
      </w:pPr>
      <w:r>
        <w:t xml:space="preserve">During initial campaign distribution or regular updates, the DTS AutoStage Receiver requests </w:t>
      </w:r>
      <w:commentRangeStart w:id="347"/>
      <w:commentRangeStart w:id="348"/>
      <w:commentRangeStart w:id="349"/>
      <w:commentRangeEnd w:id="347"/>
      <w:r>
        <w:rPr>
          <w:rStyle w:val="CommentReference"/>
          <w:sz w:val="22"/>
          <w:szCs w:val="22"/>
        </w:rPr>
        <w:commentReference w:id="347"/>
      </w:r>
      <w:commentRangeEnd w:id="348"/>
      <w:r>
        <w:rPr>
          <w:rStyle w:val="CommentReference"/>
        </w:rPr>
        <w:commentReference w:id="348"/>
      </w:r>
      <w:commentRangeEnd w:id="349"/>
      <w:r>
        <w:rPr>
          <w:rStyle w:val="CommentReference"/>
        </w:rPr>
        <w:commentReference w:id="349"/>
      </w:r>
      <w:r>
        <w:t>campaign</w:t>
      </w:r>
      <w:r w:rsidR="00A20BA8">
        <w:t>s</w:t>
      </w:r>
      <w:r>
        <w:t xml:space="preserve"> via the </w:t>
      </w:r>
      <w:r w:rsidRPr="0013296C">
        <w:rPr>
          <w:b/>
          <w:bCs/>
          <w:color w:val="000000" w:themeColor="text1"/>
        </w:rPr>
        <w:t>/</w:t>
      </w:r>
      <w:r w:rsidR="009D4A2E">
        <w:rPr>
          <w:b/>
          <w:bCs/>
          <w:color w:val="000000" w:themeColor="text1"/>
        </w:rPr>
        <w:t>v1/</w:t>
      </w:r>
      <w:r w:rsidRPr="0013296C">
        <w:rPr>
          <w:b/>
          <w:bCs/>
          <w:color w:val="000000" w:themeColor="text1"/>
        </w:rPr>
        <w:t>ads/preload</w:t>
      </w:r>
      <w:r>
        <w:rPr>
          <w:b/>
          <w:bCs/>
          <w:color w:val="000000" w:themeColor="text1"/>
        </w:rPr>
        <w:t xml:space="preserve"> </w:t>
      </w:r>
      <w:r>
        <w:rPr>
          <w:color w:val="000000" w:themeColor="text1"/>
        </w:rPr>
        <w:t>endpoint</w:t>
      </w:r>
      <w:r w:rsidR="00746A1B">
        <w:rPr>
          <w:color w:val="000000" w:themeColor="text1"/>
        </w:rPr>
        <w:t xml:space="preserve">, as </w:t>
      </w:r>
      <w:r>
        <w:rPr>
          <w:color w:val="000000" w:themeColor="text1"/>
        </w:rPr>
        <w:t xml:space="preserve">described </w:t>
      </w:r>
      <w:r w:rsidR="004976B0">
        <w:rPr>
          <w:color w:val="000000" w:themeColor="text1"/>
        </w:rPr>
        <w:t xml:space="preserve">in Subsection </w:t>
      </w:r>
      <w:r w:rsidR="004976B0">
        <w:rPr>
          <w:color w:val="000000" w:themeColor="text1"/>
        </w:rPr>
        <w:fldChar w:fldCharType="begin"/>
      </w:r>
      <w:r w:rsidR="004976B0">
        <w:rPr>
          <w:color w:val="000000" w:themeColor="text1"/>
        </w:rPr>
        <w:instrText xml:space="preserve"> REF _Ref213426720 \r \h </w:instrText>
      </w:r>
      <w:r w:rsidR="004976B0">
        <w:rPr>
          <w:color w:val="000000" w:themeColor="text1"/>
        </w:rPr>
      </w:r>
      <w:r w:rsidR="004976B0">
        <w:rPr>
          <w:color w:val="000000" w:themeColor="text1"/>
        </w:rPr>
        <w:fldChar w:fldCharType="separate"/>
      </w:r>
      <w:r w:rsidR="00F44744">
        <w:rPr>
          <w:color w:val="000000" w:themeColor="text1"/>
        </w:rPr>
        <w:t>1.3.1.1</w:t>
      </w:r>
      <w:r w:rsidR="004976B0">
        <w:rPr>
          <w:color w:val="000000" w:themeColor="text1"/>
        </w:rPr>
        <w:fldChar w:fldCharType="end"/>
      </w:r>
      <w:r>
        <w:rPr>
          <w:color w:val="000000" w:themeColor="text1"/>
        </w:rPr>
        <w:t xml:space="preserve">. </w:t>
      </w:r>
    </w:p>
    <w:tbl>
      <w:tblPr>
        <w:tblW w:w="9639" w:type="dxa"/>
        <w:tblLook w:val="04A0" w:firstRow="1" w:lastRow="0" w:firstColumn="1" w:lastColumn="0" w:noHBand="0" w:noVBand="1"/>
      </w:tblPr>
      <w:tblGrid>
        <w:gridCol w:w="1134"/>
        <w:gridCol w:w="8505"/>
      </w:tblGrid>
      <w:tr w:rsidRPr="0016253F" w:rsidR="00483286" w14:paraId="47117FD6"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0C6747" w:rsidR="00483286" w:rsidRDefault="00483286" w14:paraId="36A89C07" w14:textId="77777777">
            <w:pPr>
              <w:spacing w:after="0"/>
              <w:rPr>
                <w:rFonts w:eastAsia="Times New Roman" w:cs="Times New Roman"/>
                <w:color w:val="E4146E"/>
              </w:rPr>
            </w:pPr>
            <w:r w:rsidRPr="000C6747">
              <w:rPr>
                <w:rFonts w:eastAsia="Times New Roman" w:cs="Times New Roman"/>
                <w:color w:val="E4146E"/>
              </w:rPr>
              <w:t>REQ-</w:t>
            </w:r>
            <w:r>
              <w:rPr>
                <w:rFonts w:eastAsia="Times New Roman" w:cs="Times New Roman"/>
                <w:color w:val="E4146E"/>
              </w:rPr>
              <w:t>12</w:t>
            </w:r>
          </w:p>
        </w:tc>
        <w:tc>
          <w:tcPr>
            <w:tcW w:w="8505" w:type="dxa"/>
            <w:tcBorders>
              <w:top w:val="nil"/>
              <w:left w:val="nil"/>
              <w:bottom w:val="nil"/>
              <w:right w:val="nil"/>
            </w:tcBorders>
            <w:vAlign w:val="center"/>
            <w:hideMark/>
          </w:tcPr>
          <w:p w:rsidRPr="000C6747" w:rsidR="00483286" w:rsidRDefault="00483286" w14:paraId="7D768677" w14:textId="18F7BEF5">
            <w:pPr>
              <w:spacing w:after="0"/>
              <w:rPr>
                <w:rFonts w:eastAsia="Times New Roman" w:cs="Times New Roman"/>
                <w:color w:val="E4146E"/>
              </w:rPr>
            </w:pPr>
            <w:r w:rsidRPr="00510FE6">
              <w:rPr>
                <w:color w:val="E4146E"/>
              </w:rPr>
              <w:t xml:space="preserve">Along with creatives, rules, and schedules, the DTS AutoStage Receiver </w:t>
            </w:r>
            <w:r>
              <w:rPr>
                <w:color w:val="E4146E"/>
              </w:rPr>
              <w:t xml:space="preserve">shall </w:t>
            </w:r>
            <w:r w:rsidRPr="00510FE6">
              <w:rPr>
                <w:color w:val="E4146E"/>
              </w:rPr>
              <w:t xml:space="preserve">cache a </w:t>
            </w:r>
            <w:r w:rsidRPr="005A407E">
              <w:rPr>
                <w:b/>
                <w:bCs/>
                <w:color w:val="000000" w:themeColor="text1"/>
              </w:rPr>
              <w:t>campaignId</w:t>
            </w:r>
            <w:r w:rsidRPr="005A407E">
              <w:rPr>
                <w:color w:val="000000" w:themeColor="text1"/>
              </w:rPr>
              <w:t xml:space="preserve"> </w:t>
            </w:r>
            <w:r w:rsidR="004B1650">
              <w:rPr>
                <w:color w:val="E4146E"/>
              </w:rPr>
              <w:t>for each campaign t</w:t>
            </w:r>
            <w:r w:rsidRPr="00510FE6">
              <w:rPr>
                <w:color w:val="E4146E"/>
              </w:rPr>
              <w:t xml:space="preserve">o </w:t>
            </w:r>
            <w:r>
              <w:rPr>
                <w:color w:val="E4146E"/>
              </w:rPr>
              <w:t xml:space="preserve">subsequently </w:t>
            </w:r>
            <w:r w:rsidRPr="00510FE6">
              <w:rPr>
                <w:color w:val="E4146E"/>
              </w:rPr>
              <w:t>retrieve geo-targeting information.</w:t>
            </w:r>
          </w:p>
        </w:tc>
      </w:tr>
    </w:tbl>
    <w:p w:rsidR="00483286" w:rsidP="00433B35" w:rsidRDefault="00483286" w14:paraId="05621148" w14:textId="77777777">
      <w:pPr>
        <w:pStyle w:val="ListParagraph"/>
        <w:ind w:left="1004"/>
      </w:pPr>
    </w:p>
    <w:p w:rsidR="00483286" w:rsidP="00433B35" w:rsidRDefault="00483286" w14:paraId="40A7E4ED" w14:textId="73657679">
      <w:pPr>
        <w:pStyle w:val="ListParagraph"/>
        <w:numPr>
          <w:ilvl w:val="0"/>
          <w:numId w:val="16"/>
        </w:numPr>
        <w:spacing w:after="160" w:line="278" w:lineRule="auto"/>
        <w:contextualSpacing/>
      </w:pPr>
      <w:r>
        <w:t xml:space="preserve">The DTS AutoStage Receiver requests and caches an array of H3 indices defining the </w:t>
      </w:r>
      <w:r w:rsidR="00EF1149">
        <w:t xml:space="preserve">inclusion or exclusion </w:t>
      </w:r>
      <w:r>
        <w:t xml:space="preserve">areas for a specified campaign at the current vehicle location using the </w:t>
      </w:r>
      <w:r w:rsidRPr="00213042">
        <w:rPr>
          <w:b/>
          <w:bCs/>
          <w:color w:val="000000" w:themeColor="text1"/>
        </w:rPr>
        <w:t>/</w:t>
      </w:r>
      <w:r w:rsidR="00C156D2">
        <w:rPr>
          <w:b/>
          <w:bCs/>
          <w:color w:val="000000" w:themeColor="text1"/>
        </w:rPr>
        <w:t>v1/</w:t>
      </w:r>
      <w:r w:rsidR="00DE7367">
        <w:rPr>
          <w:b/>
          <w:bCs/>
          <w:color w:val="000000" w:themeColor="text1"/>
        </w:rPr>
        <w:t>ads/</w:t>
      </w:r>
      <w:r w:rsidRPr="00213042">
        <w:rPr>
          <w:b/>
          <w:bCs/>
          <w:color w:val="000000" w:themeColor="text1"/>
        </w:rPr>
        <w:t>preload/{campaignId}/geotarget</w:t>
      </w:r>
      <w:r>
        <w:rPr>
          <w:color w:val="000000" w:themeColor="text1"/>
        </w:rPr>
        <w:t xml:space="preserve"> endpoint.</w:t>
      </w:r>
    </w:p>
    <w:p w:rsidR="00846547" w:rsidP="00483286" w:rsidRDefault="00846547" w14:paraId="7EB79C19" w14:textId="77777777">
      <w:pPr>
        <w:spacing w:after="0"/>
      </w:pPr>
    </w:p>
    <w:tbl>
      <w:tblPr>
        <w:tblW w:w="9639" w:type="dxa"/>
        <w:tblLook w:val="04A0" w:firstRow="1" w:lastRow="0" w:firstColumn="1" w:lastColumn="0" w:noHBand="0" w:noVBand="1"/>
      </w:tblPr>
      <w:tblGrid>
        <w:gridCol w:w="1134"/>
        <w:gridCol w:w="8505"/>
      </w:tblGrid>
      <w:tr w:rsidRPr="0016253F" w:rsidR="00846547" w14:paraId="2298595C"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0C6747" w:rsidR="00846547" w:rsidRDefault="00846547" w14:paraId="34429235" w14:textId="19D1E896">
            <w:pPr>
              <w:spacing w:after="0"/>
              <w:rPr>
                <w:rFonts w:eastAsia="Times New Roman" w:cs="Times New Roman"/>
                <w:color w:val="E4146E"/>
              </w:rPr>
            </w:pPr>
            <w:r w:rsidRPr="000C6747">
              <w:rPr>
                <w:rFonts w:eastAsia="Times New Roman" w:cs="Times New Roman"/>
                <w:color w:val="E4146E"/>
              </w:rPr>
              <w:t>REQ-</w:t>
            </w:r>
            <w:r>
              <w:rPr>
                <w:rFonts w:eastAsia="Times New Roman" w:cs="Times New Roman"/>
                <w:color w:val="E4146E"/>
              </w:rPr>
              <w:t>13</w:t>
            </w:r>
          </w:p>
        </w:tc>
        <w:tc>
          <w:tcPr>
            <w:tcW w:w="8505" w:type="dxa"/>
            <w:tcBorders>
              <w:top w:val="nil"/>
              <w:left w:val="nil"/>
              <w:bottom w:val="nil"/>
              <w:right w:val="nil"/>
            </w:tcBorders>
            <w:vAlign w:val="center"/>
            <w:hideMark/>
          </w:tcPr>
          <w:p w:rsidRPr="000C6747" w:rsidR="00846547" w:rsidRDefault="00846547" w14:paraId="78EFCCFF" w14:textId="4AA88023">
            <w:pPr>
              <w:spacing w:after="0"/>
              <w:rPr>
                <w:rFonts w:eastAsia="Times New Roman" w:cs="Times New Roman"/>
                <w:color w:val="E4146E"/>
              </w:rPr>
            </w:pPr>
            <w:commentRangeStart w:id="353"/>
            <w:commentRangeStart w:id="354"/>
            <w:commentRangeStart w:id="355"/>
            <w:commentRangeStart w:id="356"/>
            <w:commentRangeStart w:id="357"/>
            <w:r w:rsidRPr="73662D42">
              <w:rPr>
                <w:color w:val="E4146E" w:themeColor="accent5"/>
              </w:rPr>
              <w:t xml:space="preserve">The DTS AutoStage Receiver shall provide its current </w:t>
            </w:r>
            <w:r w:rsidRPr="000C1B0D">
              <w:rPr>
                <w:b/>
                <w:bCs/>
                <w:color w:val="000000" w:themeColor="text1"/>
              </w:rPr>
              <w:t>lat</w:t>
            </w:r>
            <w:r w:rsidRPr="000C1B0D">
              <w:rPr>
                <w:color w:val="000000" w:themeColor="text1"/>
              </w:rPr>
              <w:t xml:space="preserve"> </w:t>
            </w:r>
            <w:r w:rsidRPr="73662D42">
              <w:rPr>
                <w:color w:val="E4146E" w:themeColor="accent5"/>
              </w:rPr>
              <w:t xml:space="preserve">and </w:t>
            </w:r>
            <w:r w:rsidRPr="000C1B0D">
              <w:rPr>
                <w:b/>
                <w:bCs/>
                <w:color w:val="000000" w:themeColor="text1"/>
              </w:rPr>
              <w:t>lng</w:t>
            </w:r>
            <w:r w:rsidRPr="000C1B0D">
              <w:rPr>
                <w:color w:val="000000" w:themeColor="text1"/>
              </w:rPr>
              <w:t xml:space="preserve"> </w:t>
            </w:r>
            <w:r w:rsidRPr="73662D42">
              <w:rPr>
                <w:color w:val="E4146E" w:themeColor="accent5"/>
              </w:rPr>
              <w:t xml:space="preserve">coordinates with the relevant consent parameters and path parameter </w:t>
            </w:r>
            <w:r w:rsidRPr="00C65407">
              <w:rPr>
                <w:b/>
                <w:bCs/>
                <w:color w:val="000000" w:themeColor="text1"/>
              </w:rPr>
              <w:t>campaignId</w:t>
            </w:r>
            <w:r w:rsidRPr="00C65407">
              <w:rPr>
                <w:color w:val="000000" w:themeColor="text1"/>
              </w:rPr>
              <w:t xml:space="preserve"> </w:t>
            </w:r>
            <w:r w:rsidRPr="73662D42">
              <w:rPr>
                <w:color w:val="E4146E" w:themeColor="accent5"/>
              </w:rPr>
              <w:t xml:space="preserve">to the </w:t>
            </w:r>
            <w:r w:rsidRPr="00C65407">
              <w:rPr>
                <w:b/>
                <w:bCs/>
                <w:color w:val="000000" w:themeColor="text1"/>
              </w:rPr>
              <w:t>/</w:t>
            </w:r>
            <w:r>
              <w:rPr>
                <w:b/>
                <w:bCs/>
                <w:color w:val="000000" w:themeColor="text1"/>
              </w:rPr>
              <w:t>v1/ads/</w:t>
            </w:r>
            <w:r w:rsidRPr="00C65407">
              <w:rPr>
                <w:b/>
                <w:bCs/>
                <w:color w:val="000000" w:themeColor="text1"/>
              </w:rPr>
              <w:t>preload/{campaignId}/geotarget</w:t>
            </w:r>
            <w:r w:rsidRPr="00C65407">
              <w:rPr>
                <w:color w:val="000000" w:themeColor="text1"/>
              </w:rPr>
              <w:t xml:space="preserve"> </w:t>
            </w:r>
            <w:r w:rsidRPr="73662D42">
              <w:rPr>
                <w:color w:val="E4146E" w:themeColor="accent5"/>
              </w:rPr>
              <w:t>endpoint to obtain a list of H3 indices that uniquely identify cells representing a campaign’s geo-targeting areas.</w:t>
            </w:r>
            <w:commentRangeEnd w:id="353"/>
            <w:r w:rsidRPr="000C6747">
              <w:rPr>
                <w:rStyle w:val="CommentReference"/>
                <w:rFonts w:eastAsia="Times New Roman" w:cs="Times New Roman"/>
                <w:color w:val="E4146E"/>
                <w:sz w:val="22"/>
                <w:szCs w:val="22"/>
              </w:rPr>
              <w:commentReference w:id="353"/>
            </w:r>
            <w:commentRangeEnd w:id="354"/>
            <w:r>
              <w:rPr>
                <w:rStyle w:val="CommentReference"/>
              </w:rPr>
              <w:commentReference w:id="354"/>
            </w:r>
            <w:commentRangeEnd w:id="355"/>
            <w:r>
              <w:rPr>
                <w:rStyle w:val="CommentReference"/>
              </w:rPr>
              <w:commentReference w:id="355"/>
            </w:r>
            <w:commentRangeEnd w:id="356"/>
            <w:r>
              <w:rPr>
                <w:rStyle w:val="CommentReference"/>
              </w:rPr>
              <w:commentReference w:id="356"/>
            </w:r>
            <w:commentRangeEnd w:id="357"/>
            <w:r>
              <w:rPr>
                <w:rStyle w:val="CommentReference"/>
              </w:rPr>
              <w:commentReference w:id="357"/>
            </w:r>
          </w:p>
        </w:tc>
      </w:tr>
    </w:tbl>
    <w:p w:rsidR="00846547" w:rsidP="00483286" w:rsidRDefault="00846547" w14:paraId="44A212A6" w14:textId="77777777">
      <w:pPr>
        <w:spacing w:after="0"/>
      </w:pPr>
    </w:p>
    <w:p w:rsidR="00483286" w:rsidP="00433B35" w:rsidRDefault="00483286" w14:paraId="736DCCC8" w14:textId="3C0429F7">
      <w:pPr>
        <w:pStyle w:val="ListParagraph"/>
        <w:numPr>
          <w:ilvl w:val="0"/>
          <w:numId w:val="16"/>
        </w:numPr>
        <w:spacing w:after="160" w:line="278" w:lineRule="auto"/>
        <w:contextualSpacing/>
      </w:pPr>
      <w:r>
        <w:rPr>
          <w:color w:val="000000" w:themeColor="text1"/>
        </w:rPr>
        <w:t xml:space="preserve">During the live phase of the campaign, </w:t>
      </w:r>
      <w:del w:author="Paul Peyla" w:date="2026-03-24T18:30:00Z" w16du:dateUtc="2026-03-24T22:30:00Z" w:id="361">
        <w:r w:rsidDel="00474E4F">
          <w:rPr>
            <w:color w:val="000000" w:themeColor="text1"/>
          </w:rPr>
          <w:delText xml:space="preserve">upon </w:delText>
        </w:r>
      </w:del>
      <w:ins w:author="Paul Peyla" w:date="2026-03-24T18:30:00Z" w16du:dateUtc="2026-03-24T22:30:00Z" w:id="362">
        <w:r w:rsidR="00474E4F">
          <w:rPr>
            <w:color w:val="000000" w:themeColor="text1"/>
          </w:rPr>
          <w:t xml:space="preserve">at the onset of </w:t>
        </w:r>
      </w:ins>
      <w:del w:author="Paul Peyla" w:date="2026-03-24T18:30:00Z" w16du:dateUtc="2026-03-24T22:30:00Z" w:id="363">
        <w:r w:rsidDel="00604D1D">
          <w:rPr>
            <w:color w:val="000000" w:themeColor="text1"/>
          </w:rPr>
          <w:delText>vehicle startup</w:delText>
        </w:r>
      </w:del>
      <w:ins w:author="Paul Peyla" w:date="2026-03-24T18:30:00Z" w16du:dateUtc="2026-03-24T22:30:00Z" w:id="364">
        <w:r w:rsidR="00604D1D">
          <w:rPr>
            <w:color w:val="000000" w:themeColor="text1"/>
          </w:rPr>
          <w:t>a predetermined playback moment</w:t>
        </w:r>
      </w:ins>
      <w:r>
        <w:rPr>
          <w:color w:val="000000" w:themeColor="text1"/>
        </w:rPr>
        <w:t xml:space="preserve">, the DTS AutoStage Receiver retrieves campaign metadata and creatives from cache memory, including </w:t>
      </w:r>
      <w:r>
        <w:t xml:space="preserve">the last known vehicle position and </w:t>
      </w:r>
      <w:r w:rsidR="00F304AB">
        <w:t>campaign</w:t>
      </w:r>
      <w:r>
        <w:t xml:space="preserve"> H3 indices.</w:t>
      </w:r>
    </w:p>
    <w:p w:rsidR="00433B35" w:rsidP="003D637E" w:rsidRDefault="00433B35" w14:paraId="7AEEEBA4" w14:textId="77777777">
      <w:pPr>
        <w:spacing w:after="0"/>
        <w:ind w:left="360"/>
        <w:contextualSpacing/>
      </w:pPr>
    </w:p>
    <w:p w:rsidR="00483286" w:rsidP="00047B95" w:rsidRDefault="00483286" w14:paraId="56560CB1" w14:textId="63AFEA8F">
      <w:pPr>
        <w:pStyle w:val="ListParagraph"/>
        <w:numPr>
          <w:ilvl w:val="0"/>
          <w:numId w:val="16"/>
        </w:numPr>
        <w:spacing w:after="160" w:line="278" w:lineRule="auto"/>
        <w:contextualSpacing/>
      </w:pPr>
      <w:r>
        <w:rPr>
          <w:color w:val="000000" w:themeColor="text1"/>
        </w:rPr>
        <w:t xml:space="preserve">The DTS AutoStage Receiver </w:t>
      </w:r>
      <w:r w:rsidR="00450695">
        <w:rPr>
          <w:color w:val="000000" w:themeColor="text1"/>
        </w:rPr>
        <w:t xml:space="preserve">could </w:t>
      </w:r>
      <w:r>
        <w:t xml:space="preserve">determine whether it currently resides within </w:t>
      </w:r>
      <w:commentRangeStart w:id="365"/>
      <w:commentRangeStart w:id="366"/>
      <w:r>
        <w:t>any</w:t>
      </w:r>
      <w:commentRangeEnd w:id="365"/>
      <w:r>
        <w:rPr>
          <w:rStyle w:val="CommentReference"/>
          <w:sz w:val="22"/>
          <w:szCs w:val="22"/>
        </w:rPr>
        <w:commentReference w:id="365"/>
      </w:r>
      <w:commentRangeEnd w:id="366"/>
      <w:r>
        <w:rPr>
          <w:rStyle w:val="CommentReference"/>
        </w:rPr>
        <w:commentReference w:id="366"/>
      </w:r>
      <w:r>
        <w:t xml:space="preserve"> of the returned H3 cells representing </w:t>
      </w:r>
      <w:r w:rsidR="007C1C4F">
        <w:t xml:space="preserve">inclusion or exclusion </w:t>
      </w:r>
      <w:r>
        <w:t>areas, as follows:</w:t>
      </w:r>
    </w:p>
    <w:p w:rsidR="00483286" w:rsidP="009377B7" w:rsidRDefault="00483286" w14:paraId="3E31BBD7" w14:textId="77777777">
      <w:pPr>
        <w:pStyle w:val="ListParagraph"/>
        <w:numPr>
          <w:ilvl w:val="1"/>
          <w:numId w:val="16"/>
        </w:numPr>
        <w:spacing w:after="160" w:line="278" w:lineRule="auto"/>
        <w:contextualSpacing/>
      </w:pPr>
      <w:r>
        <w:t xml:space="preserve">Find the lowest and highest resolution of all campaign cells returned by the </w:t>
      </w:r>
      <w:r w:rsidRPr="009B54EE">
        <w:rPr>
          <w:b/>
          <w:bCs/>
        </w:rPr>
        <w:t>/geotarget</w:t>
      </w:r>
      <w:r>
        <w:t xml:space="preserve"> endpoint.</w:t>
      </w:r>
    </w:p>
    <w:p w:rsidR="00483286" w:rsidP="009377B7" w:rsidRDefault="00483286" w14:paraId="15000345" w14:textId="77777777">
      <w:pPr>
        <w:pStyle w:val="ListParagraph"/>
        <w:numPr>
          <w:ilvl w:val="1"/>
          <w:numId w:val="16"/>
        </w:numPr>
        <w:spacing w:after="160" w:line="278" w:lineRule="auto"/>
        <w:contextualSpacing/>
      </w:pPr>
      <w:r>
        <w:t>Convert the last known vehicle position to an H3 cell at the highest level of resolution determined in step 1.</w:t>
      </w:r>
    </w:p>
    <w:p w:rsidR="00483286" w:rsidP="009377B7" w:rsidRDefault="00483286" w14:paraId="3C8A3194" w14:textId="77777777">
      <w:pPr>
        <w:pStyle w:val="ListParagraph"/>
        <w:numPr>
          <w:ilvl w:val="1"/>
          <w:numId w:val="16"/>
        </w:numPr>
        <w:spacing w:after="160" w:line="278" w:lineRule="auto"/>
        <w:contextualSpacing/>
      </w:pPr>
      <w:r>
        <w:t>Identify all parent cells up to the campaign’s lowest level of resolution determined in step 1.</w:t>
      </w:r>
    </w:p>
    <w:p w:rsidR="00483286" w:rsidP="003D637E" w:rsidRDefault="00483286" w14:paraId="459E069D" w14:textId="3A075E53">
      <w:pPr>
        <w:pStyle w:val="ListParagraph"/>
        <w:numPr>
          <w:ilvl w:val="1"/>
          <w:numId w:val="16"/>
        </w:numPr>
        <w:spacing w:after="160" w:line="278" w:lineRule="auto"/>
        <w:contextualSpacing/>
      </w:pPr>
      <w:r>
        <w:t xml:space="preserve">If </w:t>
      </w:r>
      <w:del w:author="Paul Peyla" w:date="2026-03-24T18:32:00Z" w16du:dateUtc="2026-03-24T22:32:00Z" w:id="368">
        <w:r w:rsidDel="006D75EA">
          <w:delText xml:space="preserve">the </w:delText>
        </w:r>
      </w:del>
      <w:r>
        <w:t>any of the vehicle’s cells or parent cells matches a campaign cell, the vehicle currently resides within a target area.</w:t>
      </w:r>
    </w:p>
    <w:tbl>
      <w:tblPr>
        <w:tblW w:w="9639" w:type="dxa"/>
        <w:tblLook w:val="04A0" w:firstRow="1" w:lastRow="0" w:firstColumn="1" w:lastColumn="0" w:noHBand="0" w:noVBand="1"/>
      </w:tblPr>
      <w:tblGrid>
        <w:gridCol w:w="1134"/>
        <w:gridCol w:w="8505"/>
      </w:tblGrid>
      <w:tr w:rsidRPr="0016253F" w:rsidR="00483286" w14:paraId="76D504AA"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EB0B3A" w:rsidR="00483286" w:rsidRDefault="00483286" w14:paraId="5A7086B5" w14:textId="77777777">
            <w:pPr>
              <w:spacing w:after="0"/>
              <w:rPr>
                <w:rFonts w:eastAsia="Times New Roman" w:cs="Times New Roman"/>
                <w:color w:val="E4146E"/>
              </w:rPr>
            </w:pPr>
            <w:r w:rsidRPr="00EB0B3A">
              <w:rPr>
                <w:rFonts w:eastAsia="Times New Roman" w:cs="Times New Roman"/>
                <w:color w:val="E4146E"/>
              </w:rPr>
              <w:t>REQ-</w:t>
            </w:r>
            <w:r>
              <w:rPr>
                <w:rFonts w:eastAsia="Times New Roman" w:cs="Times New Roman"/>
                <w:color w:val="E4146E"/>
              </w:rPr>
              <w:t>14</w:t>
            </w:r>
          </w:p>
        </w:tc>
        <w:tc>
          <w:tcPr>
            <w:tcW w:w="8505" w:type="dxa"/>
            <w:tcBorders>
              <w:top w:val="nil"/>
              <w:left w:val="nil"/>
              <w:bottom w:val="nil"/>
              <w:right w:val="nil"/>
            </w:tcBorders>
            <w:vAlign w:val="center"/>
            <w:hideMark/>
          </w:tcPr>
          <w:p w:rsidRPr="00EB0B3A" w:rsidR="00483286" w:rsidRDefault="00483286" w14:paraId="29ECA725" w14:textId="333EB12B">
            <w:pPr>
              <w:spacing w:after="0"/>
              <w:rPr>
                <w:rFonts w:eastAsia="Times New Roman" w:cs="Times New Roman"/>
                <w:color w:val="E4146E"/>
              </w:rPr>
            </w:pPr>
            <w:r>
              <w:rPr>
                <w:color w:val="E4146E"/>
              </w:rPr>
              <w:t xml:space="preserve">If a campaign supports geo-targeting, </w:t>
            </w:r>
            <w:del w:author="Paul Peyla" w:date="2026-03-24T18:33:00Z" w16du:dateUtc="2026-03-24T22:33:00Z" w:id="369">
              <w:r w:rsidDel="004820DA">
                <w:rPr>
                  <w:color w:val="E4146E"/>
                </w:rPr>
                <w:delText>upon startup</w:delText>
              </w:r>
            </w:del>
            <w:ins w:author="Paul Peyla" w:date="2026-03-24T18:33:00Z" w16du:dateUtc="2026-03-24T22:33:00Z" w:id="370">
              <w:r w:rsidR="004820DA">
                <w:rPr>
                  <w:color w:val="E4146E"/>
                </w:rPr>
                <w:t>at the onset of a predetermined playback moment</w:t>
              </w:r>
            </w:ins>
            <w:r>
              <w:rPr>
                <w:color w:val="E4146E"/>
              </w:rPr>
              <w:t>, t</w:t>
            </w:r>
            <w:r w:rsidRPr="00EB0B3A">
              <w:rPr>
                <w:color w:val="E4146E"/>
              </w:rPr>
              <w:t xml:space="preserve">he DTS AutoStage Receiver shall </w:t>
            </w:r>
            <w:r>
              <w:rPr>
                <w:color w:val="E4146E"/>
              </w:rPr>
              <w:t>convert the last known vehicle position from latitude/longitude coordinates to a corresponding list of H3 indices.</w:t>
            </w:r>
          </w:p>
        </w:tc>
      </w:tr>
    </w:tbl>
    <w:p w:rsidR="00483286" w:rsidP="00483286" w:rsidRDefault="00483286" w14:paraId="6520DFDF" w14:textId="77777777">
      <w:pPr>
        <w:spacing w:after="0"/>
      </w:pPr>
    </w:p>
    <w:p w:rsidR="00483286" w:rsidP="00483286" w:rsidRDefault="00483286" w14:paraId="3939606E" w14:textId="77777777">
      <w:pPr>
        <w:spacing w:after="0"/>
      </w:pPr>
    </w:p>
    <w:tbl>
      <w:tblPr>
        <w:tblW w:w="9639" w:type="dxa"/>
        <w:tblLook w:val="04A0" w:firstRow="1" w:lastRow="0" w:firstColumn="1" w:lastColumn="0" w:noHBand="0" w:noVBand="1"/>
      </w:tblPr>
      <w:tblGrid>
        <w:gridCol w:w="1134"/>
        <w:gridCol w:w="8505"/>
      </w:tblGrid>
      <w:tr w:rsidRPr="000C6747" w:rsidR="00483286" w14:paraId="5EE2B55D"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0C6747" w:rsidR="00483286" w:rsidRDefault="00483286" w14:paraId="69351D72" w14:textId="77777777">
            <w:pPr>
              <w:spacing w:after="0"/>
              <w:rPr>
                <w:rFonts w:eastAsia="Times New Roman" w:cs="Times New Roman"/>
                <w:color w:val="E4146E"/>
              </w:rPr>
            </w:pPr>
            <w:r w:rsidRPr="000C6747">
              <w:rPr>
                <w:rFonts w:eastAsia="Times New Roman" w:cs="Times New Roman"/>
                <w:color w:val="E4146E"/>
              </w:rPr>
              <w:t>REQ-</w:t>
            </w:r>
            <w:r>
              <w:rPr>
                <w:rFonts w:eastAsia="Times New Roman" w:cs="Times New Roman"/>
                <w:color w:val="E4146E"/>
              </w:rPr>
              <w:t>15</w:t>
            </w:r>
          </w:p>
        </w:tc>
        <w:tc>
          <w:tcPr>
            <w:tcW w:w="8505" w:type="dxa"/>
            <w:tcBorders>
              <w:top w:val="nil"/>
              <w:left w:val="nil"/>
              <w:bottom w:val="nil"/>
              <w:right w:val="nil"/>
            </w:tcBorders>
            <w:vAlign w:val="center"/>
            <w:hideMark/>
          </w:tcPr>
          <w:p w:rsidRPr="000C6747" w:rsidR="00483286" w:rsidRDefault="00483286" w14:paraId="35B7952D" w14:textId="6EC66C07">
            <w:pPr>
              <w:spacing w:after="0"/>
              <w:rPr>
                <w:rFonts w:eastAsia="Times New Roman" w:cs="Times New Roman"/>
                <w:color w:val="E4146E"/>
              </w:rPr>
            </w:pPr>
            <w:r>
              <w:rPr>
                <w:color w:val="E4146E"/>
              </w:rPr>
              <w:t>T</w:t>
            </w:r>
            <w:r w:rsidRPr="00EB0B3A">
              <w:rPr>
                <w:color w:val="E4146E"/>
              </w:rPr>
              <w:t xml:space="preserve">he DTS AutoStage Receiver shall determine whether the </w:t>
            </w:r>
            <w:r>
              <w:rPr>
                <w:color w:val="E4146E"/>
              </w:rPr>
              <w:t>vehicle lies</w:t>
            </w:r>
            <w:r w:rsidRPr="00EB0B3A">
              <w:rPr>
                <w:color w:val="E4146E"/>
              </w:rPr>
              <w:t xml:space="preserve"> within </w:t>
            </w:r>
            <w:r>
              <w:rPr>
                <w:color w:val="E4146E"/>
              </w:rPr>
              <w:t>a</w:t>
            </w:r>
            <w:r w:rsidRPr="00EB0B3A">
              <w:rPr>
                <w:color w:val="E4146E"/>
              </w:rPr>
              <w:t xml:space="preserve"> </w:t>
            </w:r>
            <w:r>
              <w:rPr>
                <w:color w:val="E4146E"/>
              </w:rPr>
              <w:t xml:space="preserve">campaign </w:t>
            </w:r>
            <w:r w:rsidR="007A27E2">
              <w:rPr>
                <w:color w:val="E4146E"/>
              </w:rPr>
              <w:t>inclusion or excl</w:t>
            </w:r>
            <w:r w:rsidR="00E35190">
              <w:rPr>
                <w:color w:val="E4146E"/>
              </w:rPr>
              <w:t>usion</w:t>
            </w:r>
            <w:r w:rsidRPr="00EB0B3A" w:rsidR="007A27E2">
              <w:rPr>
                <w:color w:val="E4146E"/>
              </w:rPr>
              <w:t xml:space="preserve"> </w:t>
            </w:r>
            <w:r w:rsidRPr="00EB0B3A">
              <w:rPr>
                <w:color w:val="E4146E"/>
              </w:rPr>
              <w:t>area</w:t>
            </w:r>
            <w:r>
              <w:rPr>
                <w:color w:val="E4146E"/>
              </w:rPr>
              <w:t xml:space="preserve"> by comparing H3 cells representing the last</w:t>
            </w:r>
            <w:r w:rsidRPr="00EB0B3A">
              <w:rPr>
                <w:color w:val="E4146E"/>
              </w:rPr>
              <w:t xml:space="preserve"> known vehicle position </w:t>
            </w:r>
            <w:r>
              <w:rPr>
                <w:color w:val="E4146E"/>
              </w:rPr>
              <w:t>with campaign geo-targeting H3 cells</w:t>
            </w:r>
            <w:r w:rsidRPr="00D679C7">
              <w:rPr>
                <w:color w:val="E4146E"/>
              </w:rPr>
              <w:t>.</w:t>
            </w:r>
          </w:p>
        </w:tc>
      </w:tr>
    </w:tbl>
    <w:p w:rsidR="00483286" w:rsidP="00483286" w:rsidRDefault="00483286" w14:paraId="3A549EB5" w14:textId="77777777">
      <w:pPr>
        <w:spacing w:after="0"/>
      </w:pPr>
    </w:p>
    <w:p w:rsidR="00483286" w:rsidP="29D083A8" w:rsidRDefault="00483286" w14:paraId="5B594B23" w14:textId="0F67A696">
      <w:pPr>
        <w:pStyle w:val="ListParagraph"/>
        <w:spacing w:after="160" w:line="278" w:lineRule="auto"/>
        <w:contextualSpacing/>
      </w:pPr>
      <w:r>
        <w:t xml:space="preserve">Once it determines that it currently resides within </w:t>
      </w:r>
      <w:commentRangeStart w:id="371"/>
      <w:commentRangeStart w:id="372"/>
      <w:r>
        <w:t>a</w:t>
      </w:r>
      <w:r w:rsidR="00835C8F">
        <w:t>n inclusion</w:t>
      </w:r>
      <w:r>
        <w:t xml:space="preserve"> area</w:t>
      </w:r>
      <w:commentRangeEnd w:id="371"/>
      <w:r>
        <w:rPr>
          <w:rStyle w:val="CommentReference"/>
          <w:sz w:val="22"/>
          <w:szCs w:val="22"/>
        </w:rPr>
        <w:commentReference w:id="371"/>
      </w:r>
      <w:commentRangeEnd w:id="372"/>
      <w:r>
        <w:rPr>
          <w:rStyle w:val="CommentReference"/>
        </w:rPr>
        <w:commentReference w:id="372"/>
      </w:r>
      <w:r>
        <w:t>, the receiver may play campaign ads, subject to other campaign rules (e.g., scheduling and frequency capping)</w:t>
      </w:r>
      <w:r w:rsidR="004B6385">
        <w:t xml:space="preserve">. Conversely, </w:t>
      </w:r>
      <w:r w:rsidR="004364F5">
        <w:t xml:space="preserve">if </w:t>
      </w:r>
      <w:r w:rsidR="004B6385">
        <w:t xml:space="preserve">the </w:t>
      </w:r>
      <w:r w:rsidR="004364F5">
        <w:t>vehicle is located within an exclusion area,</w:t>
      </w:r>
      <w:r w:rsidR="00986DEF">
        <w:t xml:space="preserve"> the receiver</w:t>
      </w:r>
      <w:r w:rsidR="004B6385">
        <w:t xml:space="preserve"> </w:t>
      </w:r>
      <w:r w:rsidR="005913E3">
        <w:t>should</w:t>
      </w:r>
      <w:r w:rsidR="00F47C99">
        <w:t xml:space="preserve"> </w:t>
      </w:r>
      <w:r w:rsidR="00B433C6">
        <w:t>preclude playout</w:t>
      </w:r>
      <w:r w:rsidR="00114235">
        <w:t xml:space="preserve"> </w:t>
      </w:r>
      <w:r w:rsidR="00C82150">
        <w:t>of campaign ads</w:t>
      </w:r>
      <w:r w:rsidR="00F47C99">
        <w:t>.</w:t>
      </w:r>
    </w:p>
    <w:p w:rsidR="00483286" w:rsidP="00483286" w:rsidRDefault="00483286" w14:paraId="0BA45F33" w14:textId="77777777">
      <w:pPr>
        <w:spacing w:after="0"/>
      </w:pPr>
    </w:p>
    <w:tbl>
      <w:tblPr>
        <w:tblW w:w="9639" w:type="dxa"/>
        <w:tblLook w:val="04A0" w:firstRow="1" w:lastRow="0" w:firstColumn="1" w:lastColumn="0" w:noHBand="0" w:noVBand="1"/>
      </w:tblPr>
      <w:tblGrid>
        <w:gridCol w:w="1134"/>
        <w:gridCol w:w="8505"/>
      </w:tblGrid>
      <w:tr w:rsidRPr="000C6747" w:rsidR="00E26ABF" w:rsidTr="00003CC7" w14:paraId="173BD60F" w14:textId="77777777">
        <w:trPr>
          <w:cantSplit/>
          <w:trHeight w:val="445"/>
        </w:trPr>
        <w:tc>
          <w:tcPr>
            <w:tcW w:w="1134" w:type="dxa"/>
            <w:tcBorders>
              <w:top w:val="nil"/>
              <w:left w:val="nil"/>
              <w:bottom w:val="nil"/>
              <w:right w:val="nil"/>
            </w:tcBorders>
            <w:shd w:val="clear" w:color="auto" w:fill="D6DCE4" w:themeFill="background2"/>
            <w:noWrap/>
            <w:vAlign w:val="center"/>
            <w:hideMark/>
          </w:tcPr>
          <w:p w:rsidRPr="000C6747" w:rsidR="00483286" w:rsidRDefault="00483286" w14:paraId="3BE4E711" w14:textId="77777777">
            <w:pPr>
              <w:spacing w:after="0"/>
              <w:rPr>
                <w:rFonts w:eastAsia="Times New Roman" w:cs="Times New Roman"/>
                <w:color w:val="E4146E"/>
              </w:rPr>
            </w:pPr>
            <w:r w:rsidRPr="000C6747">
              <w:rPr>
                <w:rFonts w:eastAsia="Times New Roman" w:cs="Times New Roman"/>
                <w:color w:val="E4146E"/>
              </w:rPr>
              <w:t>REQ-</w:t>
            </w:r>
            <w:r>
              <w:rPr>
                <w:rFonts w:eastAsia="Times New Roman" w:cs="Times New Roman"/>
                <w:color w:val="E4146E"/>
              </w:rPr>
              <w:t>16</w:t>
            </w:r>
          </w:p>
        </w:tc>
        <w:tc>
          <w:tcPr>
            <w:tcW w:w="8505" w:type="dxa"/>
            <w:tcBorders>
              <w:top w:val="nil"/>
              <w:left w:val="nil"/>
              <w:bottom w:val="nil"/>
              <w:right w:val="nil"/>
            </w:tcBorders>
            <w:vAlign w:val="center"/>
            <w:hideMark/>
          </w:tcPr>
          <w:p w:rsidRPr="000C6747" w:rsidR="00483286" w:rsidRDefault="00483286" w14:paraId="57815236" w14:textId="275B85BE">
            <w:pPr>
              <w:spacing w:after="0"/>
              <w:rPr>
                <w:rFonts w:eastAsia="Times New Roman" w:cs="Times New Roman"/>
                <w:color w:val="E4146E"/>
              </w:rPr>
            </w:pPr>
            <w:r w:rsidRPr="00D679C7">
              <w:rPr>
                <w:color w:val="E4146E"/>
              </w:rPr>
              <w:t xml:space="preserve">If a campaign </w:t>
            </w:r>
            <w:r>
              <w:rPr>
                <w:color w:val="E4146E"/>
              </w:rPr>
              <w:t>specifies</w:t>
            </w:r>
            <w:r w:rsidRPr="00D679C7">
              <w:rPr>
                <w:color w:val="E4146E"/>
              </w:rPr>
              <w:t xml:space="preserve"> </w:t>
            </w:r>
            <w:r w:rsidR="004F72C2">
              <w:rPr>
                <w:color w:val="E4146E"/>
              </w:rPr>
              <w:t>inclusion</w:t>
            </w:r>
            <w:r w:rsidR="00805D39">
              <w:rPr>
                <w:color w:val="E4146E"/>
              </w:rPr>
              <w:t xml:space="preserve"> areas</w:t>
            </w:r>
            <w:r w:rsidRPr="00D679C7">
              <w:rPr>
                <w:color w:val="E4146E"/>
              </w:rPr>
              <w:t xml:space="preserve">, the DTS AutoStage Receiver shall play its associated ads only when the vehicle resides within </w:t>
            </w:r>
            <w:r w:rsidR="00805D39">
              <w:rPr>
                <w:color w:val="E4146E"/>
              </w:rPr>
              <w:t xml:space="preserve">the specified </w:t>
            </w:r>
            <w:r w:rsidRPr="00D679C7">
              <w:rPr>
                <w:color w:val="E4146E"/>
              </w:rPr>
              <w:t>area.</w:t>
            </w:r>
          </w:p>
        </w:tc>
      </w:tr>
    </w:tbl>
    <w:p w:rsidR="00483286" w:rsidP="00483286" w:rsidRDefault="00483286" w14:paraId="6D8FBB43" w14:textId="77777777">
      <w:pPr>
        <w:spacing w:after="0"/>
      </w:pPr>
    </w:p>
    <w:p w:rsidR="004F72C2" w:rsidP="00483286" w:rsidRDefault="004F72C2" w14:paraId="2C4F6C8A" w14:textId="77777777">
      <w:pPr>
        <w:spacing w:after="0"/>
      </w:pPr>
    </w:p>
    <w:tbl>
      <w:tblPr>
        <w:tblW w:w="9639" w:type="dxa"/>
        <w:tblLook w:val="04A0" w:firstRow="1" w:lastRow="0" w:firstColumn="1" w:lastColumn="0" w:noHBand="0" w:noVBand="1"/>
      </w:tblPr>
      <w:tblGrid>
        <w:gridCol w:w="1134"/>
        <w:gridCol w:w="8505"/>
      </w:tblGrid>
      <w:tr w:rsidRPr="000C6747" w:rsidR="004F72C2" w14:paraId="79E5D0F6"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0C6747" w:rsidR="004F72C2" w:rsidRDefault="004F72C2" w14:paraId="288BFFD1" w14:textId="05211E7D">
            <w:pPr>
              <w:spacing w:after="0"/>
              <w:rPr>
                <w:rFonts w:eastAsia="Times New Roman" w:cs="Times New Roman"/>
                <w:color w:val="E4146E"/>
              </w:rPr>
            </w:pPr>
            <w:r w:rsidRPr="000C6747">
              <w:rPr>
                <w:rFonts w:eastAsia="Times New Roman" w:cs="Times New Roman"/>
                <w:color w:val="E4146E"/>
              </w:rPr>
              <w:t>REQ-</w:t>
            </w:r>
            <w:r>
              <w:rPr>
                <w:rFonts w:eastAsia="Times New Roman" w:cs="Times New Roman"/>
                <w:color w:val="E4146E"/>
              </w:rPr>
              <w:t>1</w:t>
            </w:r>
            <w:r w:rsidR="00C95734">
              <w:rPr>
                <w:rFonts w:eastAsia="Times New Roman" w:cs="Times New Roman"/>
                <w:color w:val="E4146E"/>
              </w:rPr>
              <w:t>7</w:t>
            </w:r>
          </w:p>
        </w:tc>
        <w:tc>
          <w:tcPr>
            <w:tcW w:w="8505" w:type="dxa"/>
            <w:tcBorders>
              <w:top w:val="nil"/>
              <w:left w:val="nil"/>
              <w:bottom w:val="nil"/>
              <w:right w:val="nil"/>
            </w:tcBorders>
            <w:vAlign w:val="center"/>
            <w:hideMark/>
          </w:tcPr>
          <w:p w:rsidRPr="000C6747" w:rsidR="004F72C2" w:rsidRDefault="004F72C2" w14:paraId="1DE1C8EC" w14:textId="189488FD">
            <w:pPr>
              <w:spacing w:after="0"/>
              <w:rPr>
                <w:rFonts w:eastAsia="Times New Roman" w:cs="Times New Roman"/>
                <w:color w:val="E4146E"/>
              </w:rPr>
            </w:pPr>
            <w:r w:rsidRPr="00D679C7">
              <w:rPr>
                <w:color w:val="E4146E"/>
              </w:rPr>
              <w:t xml:space="preserve">If a campaign </w:t>
            </w:r>
            <w:r>
              <w:rPr>
                <w:color w:val="E4146E"/>
              </w:rPr>
              <w:t>specifies</w:t>
            </w:r>
            <w:r w:rsidRPr="00D679C7">
              <w:rPr>
                <w:color w:val="E4146E"/>
              </w:rPr>
              <w:t xml:space="preserve"> </w:t>
            </w:r>
            <w:r>
              <w:rPr>
                <w:color w:val="E4146E"/>
              </w:rPr>
              <w:t>exclusion</w:t>
            </w:r>
            <w:r w:rsidR="003269BA">
              <w:rPr>
                <w:color w:val="E4146E"/>
              </w:rPr>
              <w:t xml:space="preserve"> areas</w:t>
            </w:r>
            <w:r w:rsidRPr="00D679C7">
              <w:rPr>
                <w:color w:val="E4146E"/>
              </w:rPr>
              <w:t xml:space="preserve">, the DTS AutoStage Receiver shall </w:t>
            </w:r>
            <w:r>
              <w:rPr>
                <w:color w:val="E4146E"/>
              </w:rPr>
              <w:t>preclude playout of</w:t>
            </w:r>
            <w:r w:rsidRPr="00D679C7">
              <w:rPr>
                <w:color w:val="E4146E"/>
              </w:rPr>
              <w:t xml:space="preserve"> its associated ads when the vehicle resides within </w:t>
            </w:r>
            <w:r w:rsidR="003269BA">
              <w:rPr>
                <w:color w:val="E4146E"/>
              </w:rPr>
              <w:t xml:space="preserve">the specified </w:t>
            </w:r>
            <w:r w:rsidRPr="00D679C7">
              <w:rPr>
                <w:color w:val="E4146E"/>
              </w:rPr>
              <w:t>area.</w:t>
            </w:r>
          </w:p>
        </w:tc>
      </w:tr>
    </w:tbl>
    <w:p w:rsidR="004F72C2" w:rsidP="00483286" w:rsidRDefault="004F72C2" w14:paraId="221B9241" w14:textId="77777777">
      <w:pPr>
        <w:spacing w:after="0"/>
      </w:pPr>
    </w:p>
    <w:p w:rsidR="00483286" w:rsidP="00483286" w:rsidRDefault="00483286" w14:paraId="3E0FF3EC" w14:textId="77777777">
      <w:pPr>
        <w:spacing w:after="0"/>
        <w:rPr>
          <w:color w:val="000000" w:themeColor="text1"/>
        </w:rPr>
      </w:pPr>
    </w:p>
    <w:tbl>
      <w:tblPr>
        <w:tblW w:w="9639" w:type="dxa"/>
        <w:tblLook w:val="04A0" w:firstRow="1" w:lastRow="0" w:firstColumn="1" w:lastColumn="0" w:noHBand="0" w:noVBand="1"/>
      </w:tblPr>
      <w:tblGrid>
        <w:gridCol w:w="1134"/>
        <w:gridCol w:w="8505"/>
      </w:tblGrid>
      <w:tr w:rsidRPr="0016253F" w:rsidR="00483286" w14:paraId="41A7341C"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2F7F52" w:rsidR="00483286" w:rsidRDefault="006E3AAB" w14:paraId="050D84DF" w14:textId="4494E3F7">
            <w:pPr>
              <w:spacing w:after="0"/>
              <w:rPr>
                <w:color w:val="E4146E"/>
              </w:rPr>
            </w:pPr>
            <w:r w:rsidRPr="002F7F52">
              <w:rPr>
                <w:color w:val="E4146E"/>
              </w:rPr>
              <w:t>REQ-</w:t>
            </w:r>
            <w:r w:rsidR="00F07E85">
              <w:rPr>
                <w:color w:val="E4146E"/>
              </w:rPr>
              <w:t>66</w:t>
            </w:r>
          </w:p>
        </w:tc>
        <w:tc>
          <w:tcPr>
            <w:tcW w:w="8505" w:type="dxa"/>
            <w:tcBorders>
              <w:top w:val="nil"/>
              <w:left w:val="nil"/>
              <w:bottom w:val="nil"/>
              <w:right w:val="nil"/>
            </w:tcBorders>
            <w:vAlign w:val="center"/>
            <w:hideMark/>
          </w:tcPr>
          <w:p w:rsidRPr="002F7F52" w:rsidR="00483286" w:rsidRDefault="00271DD0" w14:paraId="72AF1435" w14:textId="64601035">
            <w:pPr>
              <w:spacing w:after="0"/>
              <w:rPr>
                <w:color w:val="E4146E"/>
              </w:rPr>
            </w:pPr>
            <w:r>
              <w:rPr>
                <w:color w:val="E4146E"/>
              </w:rPr>
              <w:t>If</w:t>
            </w:r>
            <w:r w:rsidRPr="002F7F52" w:rsidR="007E2F3D">
              <w:rPr>
                <w:color w:val="E4146E"/>
              </w:rPr>
              <w:t xml:space="preserve"> using hashed campaign metadata </w:t>
            </w:r>
            <w:r w:rsidRPr="002F7F52" w:rsidR="0095709E">
              <w:rPr>
                <w:color w:val="E4146E"/>
              </w:rPr>
              <w:t xml:space="preserve">(i.e., </w:t>
            </w:r>
            <w:r w:rsidRPr="002F7F52" w:rsidR="0095709E">
              <w:rPr>
                <w:b/>
                <w:bCs/>
                <w:color w:val="000000" w:themeColor="text1"/>
              </w:rPr>
              <w:t>Etag</w:t>
            </w:r>
            <w:r w:rsidRPr="002F7F52" w:rsidR="0095709E">
              <w:rPr>
                <w:color w:val="E4146E"/>
              </w:rPr>
              <w:t xml:space="preserve">) </w:t>
            </w:r>
            <w:r w:rsidRPr="002F7F52" w:rsidR="007E2F3D">
              <w:rPr>
                <w:color w:val="E4146E"/>
              </w:rPr>
              <w:t>to</w:t>
            </w:r>
            <w:r w:rsidRPr="002F7F52" w:rsidR="0095709E">
              <w:rPr>
                <w:color w:val="E4146E"/>
              </w:rPr>
              <w:t xml:space="preserve"> </w:t>
            </w:r>
            <w:r w:rsidRPr="002F7F52" w:rsidR="00FD5700">
              <w:rPr>
                <w:color w:val="E4146E"/>
              </w:rPr>
              <w:t>obtain updated</w:t>
            </w:r>
            <w:r w:rsidRPr="002F7F52" w:rsidR="00347270">
              <w:rPr>
                <w:color w:val="E4146E"/>
              </w:rPr>
              <w:t xml:space="preserve"> geotargeting i</w:t>
            </w:r>
            <w:r w:rsidRPr="002F7F52" w:rsidR="00AD3FDD">
              <w:rPr>
                <w:color w:val="E4146E"/>
              </w:rPr>
              <w:t>nformation,</w:t>
            </w:r>
            <w:r w:rsidRPr="002F7F52" w:rsidR="007E2F3D">
              <w:rPr>
                <w:color w:val="E4146E"/>
              </w:rPr>
              <w:t xml:space="preserve"> </w:t>
            </w:r>
            <w:commentRangeStart w:id="375"/>
            <w:commentRangeStart w:id="376"/>
            <w:r w:rsidRPr="002F7F52" w:rsidR="00AD3FDD">
              <w:rPr>
                <w:color w:val="E4146E"/>
              </w:rPr>
              <w:t>t</w:t>
            </w:r>
            <w:r w:rsidRPr="002F7F52" w:rsidR="00483286">
              <w:rPr>
                <w:color w:val="E4146E"/>
              </w:rPr>
              <w:t xml:space="preserve">he DTS AutoStage Receiver </w:t>
            </w:r>
            <w:r w:rsidRPr="002F7F52" w:rsidR="00FD5700">
              <w:rPr>
                <w:color w:val="E4146E"/>
              </w:rPr>
              <w:t>shall pass</w:t>
            </w:r>
            <w:r w:rsidRPr="002F7F52" w:rsidR="005E2CA6">
              <w:rPr>
                <w:color w:val="E4146E"/>
              </w:rPr>
              <w:t xml:space="preserve"> </w:t>
            </w:r>
            <w:r w:rsidRPr="002F7F52" w:rsidR="001F321C">
              <w:rPr>
                <w:color w:val="E4146E"/>
              </w:rPr>
              <w:t>the</w:t>
            </w:r>
            <w:r w:rsidRPr="002F7F52" w:rsidR="005E2CA6">
              <w:rPr>
                <w:color w:val="E4146E"/>
              </w:rPr>
              <w:t xml:space="preserve"> </w:t>
            </w:r>
            <w:r w:rsidRPr="002F7F52" w:rsidR="005E2CA6">
              <w:rPr>
                <w:b/>
                <w:bCs/>
                <w:color w:val="000000" w:themeColor="text1"/>
              </w:rPr>
              <w:t>Etag</w:t>
            </w:r>
            <w:r w:rsidRPr="002F7F52" w:rsidR="005E2CA6">
              <w:rPr>
                <w:color w:val="E4146E"/>
              </w:rPr>
              <w:t xml:space="preserve"> </w:t>
            </w:r>
            <w:r w:rsidRPr="002F7F52" w:rsidR="00A71DB0">
              <w:rPr>
                <w:color w:val="E4146E"/>
              </w:rPr>
              <w:t>response h</w:t>
            </w:r>
            <w:r w:rsidRPr="002F7F52" w:rsidR="006D1423">
              <w:rPr>
                <w:color w:val="E4146E"/>
              </w:rPr>
              <w:t xml:space="preserve">eader </w:t>
            </w:r>
            <w:r w:rsidRPr="002F7F52" w:rsidR="001435B4">
              <w:rPr>
                <w:color w:val="E4146E"/>
              </w:rPr>
              <w:t xml:space="preserve">returned </w:t>
            </w:r>
            <w:r w:rsidRPr="002F7F52" w:rsidR="006D1423">
              <w:rPr>
                <w:color w:val="E4146E"/>
              </w:rPr>
              <w:t xml:space="preserve">from </w:t>
            </w:r>
            <w:r w:rsidRPr="002F7F52" w:rsidR="00016981">
              <w:rPr>
                <w:color w:val="E4146E"/>
              </w:rPr>
              <w:t>its</w:t>
            </w:r>
            <w:r w:rsidRPr="002F7F52" w:rsidR="001D5712">
              <w:rPr>
                <w:color w:val="E4146E"/>
              </w:rPr>
              <w:t xml:space="preserve"> </w:t>
            </w:r>
            <w:r w:rsidRPr="002F7F52" w:rsidR="00CB5BB9">
              <w:rPr>
                <w:color w:val="E4146E"/>
              </w:rPr>
              <w:t>most recent</w:t>
            </w:r>
            <w:r w:rsidRPr="002F7F52" w:rsidR="006D1423">
              <w:rPr>
                <w:color w:val="E4146E"/>
              </w:rPr>
              <w:t xml:space="preserve"> </w:t>
            </w:r>
            <w:r w:rsidRPr="00000E57" w:rsidR="007229B6">
              <w:rPr>
                <w:b/>
                <w:bCs/>
                <w:color w:val="000000" w:themeColor="text1"/>
              </w:rPr>
              <w:t>/v1/ads/preload/{campaignId}/geotarget</w:t>
            </w:r>
            <w:r w:rsidRPr="00000E57" w:rsidR="007229B6">
              <w:rPr>
                <w:color w:val="000000" w:themeColor="text1"/>
              </w:rPr>
              <w:t xml:space="preserve"> </w:t>
            </w:r>
            <w:r w:rsidRPr="002F7F52" w:rsidR="007229B6">
              <w:rPr>
                <w:color w:val="E4146E"/>
              </w:rPr>
              <w:t>quer</w:t>
            </w:r>
            <w:r w:rsidRPr="002F7F52" w:rsidR="0074571C">
              <w:rPr>
                <w:color w:val="E4146E"/>
              </w:rPr>
              <w:t>y</w:t>
            </w:r>
            <w:r w:rsidRPr="002F7F52" w:rsidR="00CF0C63">
              <w:rPr>
                <w:color w:val="E4146E"/>
              </w:rPr>
              <w:t xml:space="preserve"> </w:t>
            </w:r>
            <w:r w:rsidRPr="002F7F52" w:rsidR="006A6D91">
              <w:rPr>
                <w:color w:val="E4146E"/>
              </w:rPr>
              <w:t xml:space="preserve">in </w:t>
            </w:r>
            <w:r w:rsidRPr="002F7F52" w:rsidR="00B03C6E">
              <w:rPr>
                <w:color w:val="E4146E"/>
              </w:rPr>
              <w:t>a</w:t>
            </w:r>
            <w:r w:rsidRPr="002F7F52" w:rsidR="00321ABC">
              <w:rPr>
                <w:color w:val="E4146E"/>
              </w:rPr>
              <w:t>n</w:t>
            </w:r>
            <w:r w:rsidRPr="002F7F52" w:rsidR="006A6D91">
              <w:rPr>
                <w:color w:val="E4146E"/>
              </w:rPr>
              <w:t xml:space="preserve"> </w:t>
            </w:r>
            <w:r w:rsidRPr="002F7F52" w:rsidR="002E6CC9">
              <w:rPr>
                <w:b/>
                <w:bCs/>
                <w:color w:val="000000" w:themeColor="text1"/>
              </w:rPr>
              <w:t>If-None-Match</w:t>
            </w:r>
            <w:r w:rsidRPr="002F7F52" w:rsidR="002E6CC9">
              <w:rPr>
                <w:color w:val="000000" w:themeColor="text1"/>
              </w:rPr>
              <w:t xml:space="preserve"> </w:t>
            </w:r>
            <w:r w:rsidRPr="002F7F52" w:rsidR="00A97EAF">
              <w:rPr>
                <w:color w:val="E4146E"/>
              </w:rPr>
              <w:t xml:space="preserve">conditional </w:t>
            </w:r>
            <w:r w:rsidRPr="002F7F52" w:rsidR="00100CA6">
              <w:rPr>
                <w:color w:val="E4146E"/>
              </w:rPr>
              <w:t>request</w:t>
            </w:r>
            <w:r w:rsidRPr="002F7F52" w:rsidR="00DE0E19">
              <w:rPr>
                <w:color w:val="E4146E"/>
              </w:rPr>
              <w:t xml:space="preserve"> for geotargeting information</w:t>
            </w:r>
            <w:r w:rsidRPr="002F7F52" w:rsidR="00483286">
              <w:rPr>
                <w:color w:val="E4146E"/>
              </w:rPr>
              <w:t>, as described</w:t>
            </w:r>
            <w:r w:rsidRPr="002F7F52" w:rsidR="00746A1B">
              <w:rPr>
                <w:color w:val="E4146E"/>
              </w:rPr>
              <w:t xml:space="preserve"> in Subsection</w:t>
            </w:r>
            <w:r w:rsidRPr="002F7F52" w:rsidR="001F569A">
              <w:rPr>
                <w:color w:val="E4146E"/>
              </w:rPr>
              <w:t xml:space="preserve"> </w:t>
            </w:r>
            <w:commentRangeEnd w:id="375"/>
            <w:r w:rsidRPr="002F7F52" w:rsidR="00483286">
              <w:rPr>
                <w:rStyle w:val="CommentReference"/>
                <w:color w:val="E4146E"/>
                <w:sz w:val="22"/>
                <w:szCs w:val="22"/>
              </w:rPr>
              <w:commentReference w:id="375"/>
            </w:r>
            <w:commentRangeEnd w:id="376"/>
            <w:r>
              <w:rPr>
                <w:rStyle w:val="CommentReference"/>
              </w:rPr>
              <w:commentReference w:id="376"/>
            </w:r>
            <w:r w:rsidRPr="002F7F52" w:rsidR="006A3DCA">
              <w:rPr>
                <w:color w:val="E4146E"/>
              </w:rPr>
              <w:fldChar w:fldCharType="begin"/>
            </w:r>
            <w:r w:rsidRPr="002F7F52" w:rsidR="006A3DCA">
              <w:rPr>
                <w:color w:val="E4146E"/>
              </w:rPr>
              <w:instrText xml:space="preserve"> REF _Ref215762127 \r \h </w:instrText>
            </w:r>
            <w:r w:rsidR="00DA05A4">
              <w:rPr>
                <w:color w:val="E4146E"/>
              </w:rPr>
              <w:instrText xml:space="preserve"> \* MERGEFORMAT </w:instrText>
            </w:r>
            <w:r w:rsidRPr="002F7F52" w:rsidR="006A3DCA">
              <w:rPr>
                <w:color w:val="E4146E"/>
              </w:rPr>
            </w:r>
            <w:r w:rsidRPr="002F7F52" w:rsidR="006A3DCA">
              <w:rPr>
                <w:color w:val="E4146E"/>
              </w:rPr>
              <w:fldChar w:fldCharType="separate"/>
            </w:r>
            <w:r w:rsidRPr="002F7F52" w:rsidR="006A3DCA">
              <w:rPr>
                <w:color w:val="E4146E"/>
              </w:rPr>
              <w:t>1.3.1.3.1</w:t>
            </w:r>
            <w:r w:rsidRPr="002F7F52" w:rsidR="006A3DCA">
              <w:rPr>
                <w:color w:val="E4146E"/>
              </w:rPr>
              <w:fldChar w:fldCharType="end"/>
            </w:r>
            <w:r w:rsidRPr="002F7F52" w:rsidR="00746A1B">
              <w:rPr>
                <w:color w:val="E4146E"/>
              </w:rPr>
              <w:t>.</w:t>
            </w:r>
          </w:p>
        </w:tc>
      </w:tr>
    </w:tbl>
    <w:p w:rsidR="00483286" w:rsidP="00483286" w:rsidRDefault="00483286" w14:paraId="4686DD94" w14:textId="77777777">
      <w:pPr>
        <w:spacing w:before="240" w:after="0"/>
        <w:rPr>
          <w:color w:val="000000" w:themeColor="text1"/>
        </w:rPr>
      </w:pPr>
    </w:p>
    <w:tbl>
      <w:tblPr>
        <w:tblW w:w="9639" w:type="dxa"/>
        <w:tblLook w:val="04A0" w:firstRow="1" w:lastRow="0" w:firstColumn="1" w:lastColumn="0" w:noHBand="0" w:noVBand="1"/>
      </w:tblPr>
      <w:tblGrid>
        <w:gridCol w:w="1134"/>
        <w:gridCol w:w="8505"/>
      </w:tblGrid>
      <w:tr w:rsidRPr="0016253F" w:rsidR="00971DB2" w:rsidTr="002A34EE" w14:paraId="6D7631C7" w14:textId="77777777">
        <w:trPr>
          <w:cantSplit/>
          <w:trHeight w:val="184"/>
        </w:trPr>
        <w:tc>
          <w:tcPr>
            <w:tcW w:w="1134" w:type="dxa"/>
            <w:tcBorders>
              <w:top w:val="nil"/>
              <w:left w:val="nil"/>
              <w:bottom w:val="nil"/>
              <w:right w:val="nil"/>
            </w:tcBorders>
            <w:shd w:val="clear" w:color="auto" w:fill="D6DCE4" w:themeFill="background2"/>
            <w:noWrap/>
            <w:vAlign w:val="center"/>
            <w:hideMark/>
          </w:tcPr>
          <w:p w:rsidRPr="002F7F52" w:rsidR="00483286" w:rsidRDefault="00483286" w14:paraId="3EEF5494" w14:textId="610A4031">
            <w:pPr>
              <w:spacing w:after="0"/>
              <w:rPr>
                <w:color w:val="E4146E"/>
              </w:rPr>
            </w:pPr>
            <w:r w:rsidRPr="002F7F52">
              <w:rPr>
                <w:color w:val="E4146E"/>
              </w:rPr>
              <w:t>RE</w:t>
            </w:r>
            <w:r w:rsidRPr="002F7F52" w:rsidR="00DA05A4">
              <w:rPr>
                <w:color w:val="E4146E"/>
              </w:rPr>
              <w:t>Q</w:t>
            </w:r>
            <w:r w:rsidRPr="002F7F52">
              <w:rPr>
                <w:color w:val="E4146E"/>
              </w:rPr>
              <w:t>-</w:t>
            </w:r>
            <w:del w:author="Paul Peyla" w:date="2026-04-13T16:45:00Z" w16du:dateUtc="2026-04-13T20:45:00Z" w:id="378">
              <w:r w:rsidDel="00000666" w:rsidR="00F07E85">
                <w:rPr>
                  <w:color w:val="E4146E"/>
                </w:rPr>
                <w:delText>6</w:delText>
              </w:r>
            </w:del>
            <w:r w:rsidR="00F07E85">
              <w:rPr>
                <w:color w:val="E4146E"/>
              </w:rPr>
              <w:t>7</w:t>
            </w:r>
          </w:p>
        </w:tc>
        <w:tc>
          <w:tcPr>
            <w:tcW w:w="8505" w:type="dxa"/>
            <w:tcBorders>
              <w:top w:val="nil"/>
              <w:left w:val="nil"/>
              <w:bottom w:val="nil"/>
              <w:right w:val="nil"/>
            </w:tcBorders>
            <w:vAlign w:val="center"/>
            <w:hideMark/>
          </w:tcPr>
          <w:p w:rsidRPr="002F7F52" w:rsidR="00483286" w:rsidRDefault="00271DD0" w14:paraId="7E8C751F" w14:textId="2A998913">
            <w:pPr>
              <w:spacing w:after="0"/>
              <w:rPr>
                <w:color w:val="E4146E"/>
              </w:rPr>
            </w:pPr>
            <w:r>
              <w:rPr>
                <w:color w:val="E4146E"/>
              </w:rPr>
              <w:t>If</w:t>
            </w:r>
            <w:r w:rsidRPr="002F7F52" w:rsidR="00232AE2">
              <w:rPr>
                <w:color w:val="E4146E"/>
              </w:rPr>
              <w:t xml:space="preserve"> using timestamps</w:t>
            </w:r>
            <w:r w:rsidRPr="002F7F52" w:rsidR="002F0562">
              <w:rPr>
                <w:color w:val="E4146E"/>
              </w:rPr>
              <w:t xml:space="preserve"> to obtain updated geo-targeting information</w:t>
            </w:r>
            <w:r w:rsidRPr="002F7F52" w:rsidR="007E7FA3">
              <w:rPr>
                <w:color w:val="E4146E"/>
              </w:rPr>
              <w:t>, t</w:t>
            </w:r>
            <w:r w:rsidRPr="002F7F52" w:rsidR="00483286">
              <w:rPr>
                <w:color w:val="E4146E"/>
              </w:rPr>
              <w:t xml:space="preserve">he DTS AutoStage Receiver </w:t>
            </w:r>
            <w:r w:rsidRPr="002F7F52" w:rsidR="00FC6405">
              <w:rPr>
                <w:color w:val="E4146E"/>
              </w:rPr>
              <w:t>shall</w:t>
            </w:r>
            <w:r w:rsidRPr="002F7F52" w:rsidR="007F4802">
              <w:rPr>
                <w:color w:val="E4146E"/>
              </w:rPr>
              <w:t xml:space="preserve"> pass</w:t>
            </w:r>
            <w:r w:rsidRPr="002F7F52" w:rsidR="00875145">
              <w:rPr>
                <w:color w:val="E4146E"/>
              </w:rPr>
              <w:t xml:space="preserve"> </w:t>
            </w:r>
            <w:r w:rsidRPr="002F7F52" w:rsidR="00483286">
              <w:rPr>
                <w:color w:val="E4146E"/>
              </w:rPr>
              <w:t xml:space="preserve">the </w:t>
            </w:r>
            <w:r w:rsidRPr="002F7F52" w:rsidR="00483286">
              <w:rPr>
                <w:b/>
                <w:bCs/>
                <w:color w:val="000000" w:themeColor="text1"/>
              </w:rPr>
              <w:t>Last-Modified</w:t>
            </w:r>
            <w:r w:rsidRPr="002F7F52" w:rsidR="005A7CE6">
              <w:rPr>
                <w:color w:val="E4146E"/>
              </w:rPr>
              <w:t xml:space="preserve"> response h</w:t>
            </w:r>
            <w:r w:rsidRPr="002F7F52" w:rsidR="00483286">
              <w:rPr>
                <w:color w:val="E4146E"/>
              </w:rPr>
              <w:t>eader</w:t>
            </w:r>
            <w:r w:rsidRPr="002F7F52" w:rsidR="007F4802">
              <w:rPr>
                <w:color w:val="E4146E"/>
              </w:rPr>
              <w:t xml:space="preserve"> </w:t>
            </w:r>
            <w:r>
              <w:rPr>
                <w:color w:val="E4146E"/>
              </w:rPr>
              <w:t>returned</w:t>
            </w:r>
            <w:r w:rsidRPr="001905A8">
              <w:rPr>
                <w:color w:val="E4146E"/>
              </w:rPr>
              <w:t xml:space="preserve"> from its most recent </w:t>
            </w:r>
            <w:r w:rsidRPr="00000E57">
              <w:rPr>
                <w:b/>
                <w:bCs/>
                <w:color w:val="000000" w:themeColor="text1"/>
              </w:rPr>
              <w:t>/v1/ads/preload/{campaignId}/geotarget</w:t>
            </w:r>
            <w:r w:rsidRPr="001905A8">
              <w:rPr>
                <w:color w:val="E4146E"/>
              </w:rPr>
              <w:t xml:space="preserve"> query </w:t>
            </w:r>
            <w:r w:rsidRPr="002F7F52" w:rsidR="007F4802">
              <w:rPr>
                <w:color w:val="E4146E"/>
              </w:rPr>
              <w:t xml:space="preserve">in an </w:t>
            </w:r>
            <w:r w:rsidRPr="002F7F52" w:rsidR="00197B4A">
              <w:rPr>
                <w:b/>
                <w:bCs/>
                <w:color w:val="000000" w:themeColor="text1"/>
              </w:rPr>
              <w:t>If-Modified-Since</w:t>
            </w:r>
            <w:r w:rsidRPr="002F7F52" w:rsidR="00197B4A">
              <w:rPr>
                <w:color w:val="000000" w:themeColor="text1"/>
              </w:rPr>
              <w:t xml:space="preserve"> </w:t>
            </w:r>
            <w:r w:rsidRPr="002F7F52" w:rsidR="0010609F">
              <w:rPr>
                <w:color w:val="E4146E"/>
              </w:rPr>
              <w:t xml:space="preserve">conditional </w:t>
            </w:r>
            <w:r w:rsidRPr="002F7F52" w:rsidR="009F1BF2">
              <w:rPr>
                <w:color w:val="E4146E"/>
              </w:rPr>
              <w:t xml:space="preserve">request for </w:t>
            </w:r>
            <w:r w:rsidRPr="002F7F52" w:rsidR="0010609F">
              <w:rPr>
                <w:color w:val="E4146E"/>
              </w:rPr>
              <w:t>g</w:t>
            </w:r>
            <w:r w:rsidRPr="002F7F52" w:rsidR="00E82DF4">
              <w:rPr>
                <w:color w:val="E4146E"/>
              </w:rPr>
              <w:t xml:space="preserve">eo-targeting </w:t>
            </w:r>
            <w:r w:rsidRPr="002F7F52" w:rsidR="009F1BF2">
              <w:rPr>
                <w:color w:val="E4146E"/>
              </w:rPr>
              <w:t>information</w:t>
            </w:r>
            <w:r w:rsidRPr="002F7F52" w:rsidR="00197B4A">
              <w:rPr>
                <w:color w:val="E4146E"/>
              </w:rPr>
              <w:t>,</w:t>
            </w:r>
            <w:r w:rsidRPr="002F7F52" w:rsidR="00483286">
              <w:rPr>
                <w:color w:val="E4146E"/>
              </w:rPr>
              <w:t xml:space="preserve"> as described</w:t>
            </w:r>
            <w:r w:rsidRPr="002F7F52" w:rsidR="00081F6F">
              <w:rPr>
                <w:color w:val="E4146E"/>
              </w:rPr>
              <w:t xml:space="preserve"> in Subsection</w:t>
            </w:r>
            <w:r w:rsidRPr="002F7F52" w:rsidR="007C59F9">
              <w:rPr>
                <w:color w:val="E4146E"/>
              </w:rPr>
              <w:t xml:space="preserve"> </w:t>
            </w:r>
            <w:r w:rsidRPr="002F7F52" w:rsidR="007C59F9">
              <w:rPr>
                <w:color w:val="E4146E"/>
              </w:rPr>
              <w:fldChar w:fldCharType="begin"/>
            </w:r>
            <w:r w:rsidRPr="002F7F52" w:rsidR="007C59F9">
              <w:rPr>
                <w:color w:val="E4146E"/>
              </w:rPr>
              <w:instrText xml:space="preserve"> REF _Ref213426880 \r \h </w:instrText>
            </w:r>
            <w:r w:rsidRPr="002F7F52" w:rsidR="00BF7BF1">
              <w:rPr>
                <w:color w:val="E4146E"/>
              </w:rPr>
              <w:instrText xml:space="preserve"> \* MERGEFORMAT </w:instrText>
            </w:r>
            <w:r w:rsidRPr="002F7F52" w:rsidR="007C59F9">
              <w:rPr>
                <w:color w:val="E4146E"/>
              </w:rPr>
            </w:r>
            <w:r w:rsidRPr="002F7F52" w:rsidR="007C59F9">
              <w:rPr>
                <w:color w:val="E4146E"/>
              </w:rPr>
              <w:fldChar w:fldCharType="separate"/>
            </w:r>
            <w:r w:rsidRPr="002F7F52" w:rsidR="00E3226E">
              <w:rPr>
                <w:color w:val="E4146E"/>
              </w:rPr>
              <w:t>1.3.1.3.2</w:t>
            </w:r>
            <w:r w:rsidRPr="002F7F52" w:rsidR="007C59F9">
              <w:rPr>
                <w:color w:val="E4146E"/>
              </w:rPr>
              <w:fldChar w:fldCharType="end"/>
            </w:r>
            <w:r w:rsidRPr="002F7F52" w:rsidR="00081F6F">
              <w:rPr>
                <w:color w:val="E4146E"/>
              </w:rPr>
              <w:t>.</w:t>
            </w:r>
          </w:p>
        </w:tc>
      </w:tr>
    </w:tbl>
    <w:p w:rsidR="00483286" w:rsidP="00483286" w:rsidRDefault="00483286" w14:paraId="6A608186" w14:textId="77777777">
      <w:pPr>
        <w:spacing w:after="0"/>
        <w:rPr>
          <w:color w:val="000000" w:themeColor="text1"/>
        </w:rPr>
      </w:pPr>
    </w:p>
    <w:p w:rsidR="002A34EE" w:rsidP="002F7F52" w:rsidRDefault="00483286" w14:paraId="3DD30030" w14:textId="10652560">
      <w:pPr>
        <w:spacing w:after="0"/>
        <w:rPr>
          <w:ins w:author="Paul Peyla" w:date="2026-04-13T16:37:00Z" w16du:dateUtc="2026-04-13T20:37:00Z" w:id="379"/>
          <w:color w:val="000000" w:themeColor="text1"/>
        </w:rPr>
      </w:pPr>
      <w:r>
        <w:rPr>
          <w:color w:val="000000" w:themeColor="text1"/>
        </w:rPr>
        <w:t xml:space="preserve">Geo-targeting information will be provided by DTS AutoStage only for campaigns that are scheduled for distribution and will be limited to a sufficiently large area around the provided location. </w:t>
      </w:r>
    </w:p>
    <w:p w:rsidR="002A34EE" w:rsidP="002F7F52" w:rsidRDefault="002A34EE" w14:paraId="0A3E0E3D" w14:textId="77777777">
      <w:pPr>
        <w:spacing w:after="0"/>
        <w:rPr>
          <w:ins w:author="Paul Peyla" w:date="2026-04-13T16:37:00Z" w16du:dateUtc="2026-04-13T20:37:00Z" w:id="380"/>
          <w:color w:val="000000" w:themeColor="text1"/>
        </w:rPr>
      </w:pPr>
    </w:p>
    <w:tbl>
      <w:tblPr>
        <w:tblW w:w="9639" w:type="dxa"/>
        <w:tblLook w:val="04A0" w:firstRow="1" w:lastRow="0" w:firstColumn="1" w:lastColumn="0" w:noHBand="0" w:noVBand="1"/>
      </w:tblPr>
      <w:tblGrid>
        <w:gridCol w:w="1134"/>
        <w:gridCol w:w="8505"/>
      </w:tblGrid>
      <w:tr w:rsidRPr="002F7F52" w:rsidR="002A34EE" w14:paraId="45493808" w14:textId="77777777">
        <w:trPr>
          <w:cantSplit/>
          <w:trHeight w:val="184"/>
          <w:ins w:author="Paul Peyla" w:date="2026-04-13T16:37:00Z" w:id="381"/>
        </w:trPr>
        <w:tc>
          <w:tcPr>
            <w:tcW w:w="1134" w:type="dxa"/>
            <w:tcBorders>
              <w:top w:val="nil"/>
              <w:left w:val="nil"/>
              <w:bottom w:val="nil"/>
              <w:right w:val="nil"/>
            </w:tcBorders>
            <w:shd w:val="clear" w:color="auto" w:fill="D6DCE4" w:themeFill="background2"/>
            <w:noWrap/>
            <w:vAlign w:val="center"/>
            <w:hideMark/>
          </w:tcPr>
          <w:p w:rsidRPr="002F7F52" w:rsidR="002A34EE" w:rsidP="003C62C2" w:rsidRDefault="002A34EE" w14:paraId="57990B57" w14:textId="03E944CF">
            <w:pPr>
              <w:spacing w:after="0"/>
              <w:rPr>
                <w:ins w:author="Paul Peyla" w:date="2026-04-13T16:37:00Z" w16du:dateUtc="2026-04-13T20:37:00Z" w:id="382"/>
                <w:color w:val="E4146E"/>
              </w:rPr>
            </w:pPr>
            <w:ins w:author="Paul Peyla" w:date="2026-04-13T16:37:00Z" w16du:dateUtc="2026-04-13T20:37:00Z" w:id="383">
              <w:r w:rsidRPr="002F7F52">
                <w:rPr>
                  <w:color w:val="E4146E"/>
                </w:rPr>
                <w:t>REQ-</w:t>
              </w:r>
            </w:ins>
            <w:ins w:author="Paul Peyla" w:date="2026-04-13T16:46:00Z" w16du:dateUtc="2026-04-13T20:46:00Z" w:id="384">
              <w:r w:rsidR="007C7B75">
                <w:rPr>
                  <w:color w:val="E4146E"/>
                </w:rPr>
                <w:t>71</w:t>
              </w:r>
            </w:ins>
          </w:p>
        </w:tc>
        <w:tc>
          <w:tcPr>
            <w:tcW w:w="8505" w:type="dxa"/>
            <w:tcBorders>
              <w:top w:val="nil"/>
              <w:left w:val="nil"/>
              <w:bottom w:val="nil"/>
              <w:right w:val="nil"/>
            </w:tcBorders>
            <w:vAlign w:val="center"/>
            <w:hideMark/>
          </w:tcPr>
          <w:p w:rsidRPr="002F7F52" w:rsidR="002A34EE" w:rsidP="003C62C2" w:rsidRDefault="002A34EE" w14:paraId="2554E7B1" w14:textId="672E3DD7">
            <w:pPr>
              <w:spacing w:after="0"/>
              <w:rPr>
                <w:ins w:author="Paul Peyla" w:date="2026-04-13T16:37:00Z" w16du:dateUtc="2026-04-13T20:37:00Z" w:id="385"/>
                <w:color w:val="E4146E"/>
              </w:rPr>
            </w:pPr>
            <w:ins w:author="Paul Peyla" w:date="2026-04-13T16:38:00Z" w16du:dateUtc="2026-04-13T20:38:00Z" w:id="386">
              <w:r w:rsidRPr="002A34EE">
                <w:rPr>
                  <w:color w:val="E4146E"/>
                  <w:rPrChange w:author="Paul Peyla" w:date="2026-04-13T16:38:00Z" w16du:dateUtc="2026-04-13T20:38:00Z" w:id="387">
                    <w:rPr>
                      <w:color w:val="000000" w:themeColor="text1"/>
                    </w:rPr>
                  </w:rPrChange>
                </w:rPr>
                <w:t xml:space="preserve">Latitude and longitude with precision to one or two decimal places, or Android Coarse Location, </w:t>
              </w:r>
            </w:ins>
            <w:ins w:author="Paul Peyla" w:date="2026-04-13T16:39:00Z" w16du:dateUtc="2026-04-13T20:39:00Z" w:id="388">
              <w:r w:rsidR="00E90F19">
                <w:rPr>
                  <w:color w:val="E4146E"/>
                </w:rPr>
                <w:t>shall be</w:t>
              </w:r>
            </w:ins>
            <w:ins w:author="Paul Peyla" w:date="2026-04-13T16:42:00Z" w16du:dateUtc="2026-04-13T20:42:00Z" w:id="389">
              <w:r w:rsidR="00B92F10">
                <w:rPr>
                  <w:color w:val="E4146E"/>
                </w:rPr>
                <w:t xml:space="preserve"> used</w:t>
              </w:r>
            </w:ins>
            <w:ins w:author="Paul Peyla" w:date="2026-04-13T16:39:00Z" w16du:dateUtc="2026-04-13T20:39:00Z" w:id="390">
              <w:r w:rsidR="00DF4503">
                <w:rPr>
                  <w:color w:val="E4146E"/>
                </w:rPr>
                <w:t xml:space="preserve"> </w:t>
              </w:r>
              <w:r w:rsidR="000859EC">
                <w:rPr>
                  <w:color w:val="E4146E"/>
                </w:rPr>
                <w:t xml:space="preserve">when user consent </w:t>
              </w:r>
            </w:ins>
            <w:ins w:author="Paul Peyla" w:date="2026-04-13T16:40:00Z" w16du:dateUtc="2026-04-13T20:40:00Z" w:id="391">
              <w:r w:rsidR="00923D81">
                <w:rPr>
                  <w:color w:val="E4146E"/>
                </w:rPr>
                <w:t>has not been</w:t>
              </w:r>
            </w:ins>
            <w:ins w:author="Paul Peyla" w:date="2026-04-13T16:39:00Z" w16du:dateUtc="2026-04-13T20:39:00Z" w:id="392">
              <w:r w:rsidR="000859EC">
                <w:rPr>
                  <w:color w:val="E4146E"/>
                </w:rPr>
                <w:t xml:space="preserve"> not</w:t>
              </w:r>
            </w:ins>
            <w:ins w:author="Paul Peyla" w:date="2026-04-13T16:40:00Z" w16du:dateUtc="2026-04-13T20:40:00Z" w:id="393">
              <w:r w:rsidR="0010386B">
                <w:rPr>
                  <w:color w:val="E4146E"/>
                </w:rPr>
                <w:t xml:space="preserve"> granted</w:t>
              </w:r>
            </w:ins>
            <w:ins w:author="Paul Peyla" w:date="2026-04-13T16:38:00Z" w16du:dateUtc="2026-04-13T20:38:00Z" w:id="394">
              <w:r w:rsidRPr="002A34EE">
                <w:rPr>
                  <w:color w:val="E4146E"/>
                  <w:rPrChange w:author="Paul Peyla" w:date="2026-04-13T16:38:00Z" w16du:dateUtc="2026-04-13T20:38:00Z" w:id="395">
                    <w:rPr>
                      <w:color w:val="000000" w:themeColor="text1"/>
                    </w:rPr>
                  </w:rPrChange>
                </w:rPr>
                <w:t>.</w:t>
              </w:r>
            </w:ins>
          </w:p>
        </w:tc>
      </w:tr>
    </w:tbl>
    <w:p w:rsidR="00CC7FE3" w:rsidP="002F7F52" w:rsidRDefault="00CC7FE3" w14:paraId="7954814B" w14:textId="77777777">
      <w:pPr>
        <w:spacing w:after="0"/>
        <w:rPr>
          <w:ins w:author="Paul Peyla" w:date="2026-04-13T16:43:00Z" w16du:dateUtc="2026-04-13T20:43:00Z" w:id="396"/>
          <w:color w:val="000000" w:themeColor="text1"/>
        </w:rPr>
      </w:pPr>
    </w:p>
    <w:p w:rsidR="002A34EE" w:rsidP="002F7F52" w:rsidRDefault="00CC7FE3" w14:paraId="0569EF74" w14:textId="2D177E49">
      <w:pPr>
        <w:spacing w:after="0"/>
        <w:rPr>
          <w:ins w:author="Paul Peyla" w:date="2026-04-13T16:37:00Z" w16du:dateUtc="2026-04-13T20:37:00Z" w:id="397"/>
          <w:color w:val="000000" w:themeColor="text1"/>
        </w:rPr>
      </w:pPr>
      <w:ins w:author="Paul Peyla" w:date="2026-04-13T16:43:00Z" w16du:dateUtc="2026-04-13T20:43:00Z" w:id="398">
        <w:r>
          <w:rPr>
            <w:color w:val="000000" w:themeColor="text1"/>
          </w:rPr>
          <w:t>More precise location information</w:t>
        </w:r>
        <w:del w:author="Paul Peyla" w:date="2026-04-13T16:40:00Z" w16du:dateUtc="2026-04-13T20:40:00Z" w:id="399">
          <w:r w:rsidDel="00923D81">
            <w:rPr>
              <w:color w:val="000000" w:themeColor="text1"/>
            </w:rPr>
            <w:delText>,</w:delText>
          </w:r>
        </w:del>
        <w:r>
          <w:rPr>
            <w:color w:val="000000" w:themeColor="text1"/>
          </w:rPr>
          <w:t xml:space="preserve"> </w:t>
        </w:r>
        <w:del w:author="Paul Peyla" w:date="2026-04-13T16:40:00Z" w16du:dateUtc="2026-04-13T20:40:00Z" w:id="400">
          <w:r w:rsidDel="00923D81">
            <w:rPr>
              <w:color w:val="000000" w:themeColor="text1"/>
            </w:rPr>
            <w:delText xml:space="preserve">however, </w:delText>
          </w:r>
        </w:del>
        <w:commentRangeStart w:id="401"/>
        <w:commentRangeStart w:id="402"/>
        <w:r>
          <w:rPr>
            <w:color w:val="000000" w:themeColor="text1"/>
          </w:rPr>
          <w:t>would require user consent</w:t>
        </w:r>
        <w:commentRangeEnd w:id="401"/>
        <w:r>
          <w:rPr>
            <w:rStyle w:val="CommentReference"/>
            <w:color w:val="000000" w:themeColor="text1"/>
            <w:sz w:val="22"/>
            <w:szCs w:val="22"/>
          </w:rPr>
          <w:commentReference w:id="401"/>
        </w:r>
        <w:commentRangeEnd w:id="402"/>
        <w:r>
          <w:rPr>
            <w:rStyle w:val="CommentReference"/>
          </w:rPr>
          <w:commentReference w:id="402"/>
        </w:r>
      </w:ins>
      <w:ins w:author="Paul Peyla" w:date="2026-04-13T16:43:00Z" w16du:dateUtc="2026-04-13T20:43:00Z" w:id="403">
        <w:r>
          <w:rPr>
            <w:color w:val="000000" w:themeColor="text1"/>
          </w:rPr>
          <w:t>.</w:t>
        </w:r>
      </w:ins>
    </w:p>
    <w:p w:rsidR="00483286" w:rsidDel="00923D81" w:rsidP="002F7F52" w:rsidRDefault="00483286" w14:paraId="1355D09E" w14:textId="33797839">
      <w:pPr>
        <w:spacing w:after="0"/>
        <w:rPr>
          <w:del w:author="Paul Peyla" w:date="2026-04-13T16:40:00Z" w16du:dateUtc="2026-04-13T20:40:00Z" w:id="404"/>
          <w:color w:val="000000" w:themeColor="text1"/>
        </w:rPr>
      </w:pPr>
      <w:del w:author="Paul Peyla" w:date="2026-04-13T16:40:00Z" w16du:dateUtc="2026-04-13T20:40:00Z" w:id="405">
        <w:r w:rsidDel="00923D81">
          <w:rPr>
            <w:color w:val="000000" w:themeColor="text1"/>
          </w:rPr>
          <w:delText>Latitude and longitude with precision to one or two decimal places</w:delText>
        </w:r>
        <w:r w:rsidDel="00923D81" w:rsidR="00EB0EF1">
          <w:rPr>
            <w:color w:val="000000" w:themeColor="text1"/>
          </w:rPr>
          <w:delText>, or</w:delText>
        </w:r>
        <w:r w:rsidDel="00923D81" w:rsidR="004C3454">
          <w:rPr>
            <w:color w:val="000000" w:themeColor="text1"/>
          </w:rPr>
          <w:delText xml:space="preserve"> use of</w:delText>
        </w:r>
        <w:r w:rsidDel="00923D81" w:rsidR="00EB0EF1">
          <w:rPr>
            <w:color w:val="000000" w:themeColor="text1"/>
          </w:rPr>
          <w:delText xml:space="preserve"> Android </w:delText>
        </w:r>
        <w:r w:rsidDel="00923D81" w:rsidR="00636AF9">
          <w:rPr>
            <w:color w:val="000000" w:themeColor="text1"/>
          </w:rPr>
          <w:delText>C</w:delText>
        </w:r>
        <w:r w:rsidDel="00923D81" w:rsidR="00EB0EF1">
          <w:rPr>
            <w:color w:val="000000" w:themeColor="text1"/>
          </w:rPr>
          <w:delText xml:space="preserve">oarse </w:delText>
        </w:r>
        <w:r w:rsidDel="00923D81" w:rsidR="00636AF9">
          <w:rPr>
            <w:color w:val="000000" w:themeColor="text1"/>
          </w:rPr>
          <w:delText>L</w:delText>
        </w:r>
        <w:r w:rsidDel="00923D81" w:rsidR="00EB0EF1">
          <w:rPr>
            <w:color w:val="000000" w:themeColor="text1"/>
          </w:rPr>
          <w:delText>ocation,</w:delText>
        </w:r>
        <w:r w:rsidDel="00923D81">
          <w:rPr>
            <w:color w:val="000000" w:themeColor="text1"/>
          </w:rPr>
          <w:delText xml:space="preserve"> is sufficient</w:delText>
        </w:r>
        <w:r w:rsidDel="00923D81" w:rsidR="004A1194">
          <w:rPr>
            <w:color w:val="000000" w:themeColor="text1"/>
          </w:rPr>
          <w:delText xml:space="preserve"> and </w:delText>
        </w:r>
        <w:r w:rsidDel="00923D81" w:rsidR="00F45A50">
          <w:rPr>
            <w:color w:val="000000" w:themeColor="text1"/>
          </w:rPr>
          <w:delText>will</w:delText>
        </w:r>
        <w:r w:rsidDel="00923D81" w:rsidR="004A1194">
          <w:rPr>
            <w:color w:val="000000" w:themeColor="text1"/>
          </w:rPr>
          <w:delText xml:space="preserve"> not require user consent</w:delText>
        </w:r>
        <w:r w:rsidDel="00923D81">
          <w:rPr>
            <w:color w:val="000000" w:themeColor="text1"/>
          </w:rPr>
          <w:delText>.</w:delText>
        </w:r>
        <w:r w:rsidDel="00923D81" w:rsidR="008654E0">
          <w:rPr>
            <w:color w:val="000000" w:themeColor="text1"/>
          </w:rPr>
          <w:delText xml:space="preserve"> </w:delText>
        </w:r>
      </w:del>
      <w:del w:author="Paul Peyla" w:date="2026-04-13T16:43:00Z" w16du:dateUtc="2026-04-13T20:43:00Z" w:id="406">
        <w:r w:rsidDel="00923D81" w:rsidR="008654E0">
          <w:rPr>
            <w:color w:val="000000" w:themeColor="text1"/>
          </w:rPr>
          <w:delText>More precise location</w:delText>
        </w:r>
        <w:r w:rsidDel="00923D81" w:rsidR="00D412F9">
          <w:rPr>
            <w:color w:val="000000" w:themeColor="text1"/>
          </w:rPr>
          <w:delText xml:space="preserve"> information</w:delText>
        </w:r>
        <w:r w:rsidDel="00923D81" w:rsidR="00756BFF">
          <w:rPr>
            <w:color w:val="000000" w:themeColor="text1"/>
          </w:rPr>
          <w:delText>, however,</w:delText>
        </w:r>
        <w:r w:rsidDel="00923D81" w:rsidR="00D412F9">
          <w:rPr>
            <w:color w:val="000000" w:themeColor="text1"/>
          </w:rPr>
          <w:delText xml:space="preserve"> </w:delText>
        </w:r>
        <w:commentRangeStart w:id="407"/>
        <w:r w:rsidDel="00923D81" w:rsidR="00D412F9">
          <w:rPr>
            <w:color w:val="000000" w:themeColor="text1"/>
          </w:rPr>
          <w:delText>would require user consent</w:delText>
        </w:r>
        <w:commentRangeEnd w:id="407"/>
        <w:r w:rsidDel="00923D81" w:rsidR="00334225">
          <w:rPr>
            <w:rStyle w:val="CommentReference"/>
            <w:color w:val="000000" w:themeColor="text1"/>
            <w:sz w:val="22"/>
            <w:szCs w:val="22"/>
          </w:rPr>
          <w:commentReference w:id="407"/>
        </w:r>
        <w:r w:rsidDel="00923D81" w:rsidR="00D412F9">
          <w:rPr>
            <w:color w:val="000000" w:themeColor="text1"/>
          </w:rPr>
          <w:delText>.</w:delText>
        </w:r>
      </w:del>
    </w:p>
    <w:p w:rsidR="00483286" w:rsidP="0021213F" w:rsidRDefault="00483286" w14:paraId="5E30F631" w14:textId="77777777">
      <w:pPr>
        <w:pStyle w:val="Heading4"/>
      </w:pPr>
      <w:bookmarkStart w:name="_Ref213426796" w:id="408"/>
      <w:r w:rsidRPr="004E46CF">
        <w:t>Campaign Updates</w:t>
      </w:r>
      <w:bookmarkEnd w:id="408"/>
    </w:p>
    <w:p w:rsidR="00A41E7B" w:rsidP="00A41E7B" w:rsidRDefault="00483286" w14:paraId="2E308163" w14:textId="794E0161">
      <w:r>
        <w:t>DTS AutoStage Receivers must periodically sync with the DTS AutoStage Server to download and cache new and refreshed campaign data. Updates could change campaign rules and are not expected to take effect immediately.</w:t>
      </w:r>
      <w:commentRangeStart w:id="409"/>
      <w:commentRangeStart w:id="410"/>
      <w:r w:rsidR="00C714C3">
        <w:t xml:space="preserve"> </w:t>
      </w:r>
      <w:commentRangeEnd w:id="409"/>
      <w:r>
        <w:rPr>
          <w:rStyle w:val="CommentReference"/>
          <w:sz w:val="22"/>
          <w:szCs w:val="22"/>
        </w:rPr>
        <w:commentReference w:id="409"/>
      </w:r>
      <w:commentRangeEnd w:id="410"/>
      <w:r>
        <w:rPr>
          <w:rStyle w:val="CommentReference"/>
        </w:rPr>
        <w:commentReference w:id="410"/>
      </w:r>
    </w:p>
    <w:p w:rsidRPr="00BB35EB" w:rsidR="00483286" w:rsidP="00483286" w:rsidRDefault="00483286" w14:paraId="18BE6AFD" w14:textId="77777777">
      <w:pPr>
        <w:spacing w:after="0"/>
      </w:pPr>
    </w:p>
    <w:tbl>
      <w:tblPr>
        <w:tblW w:w="9639" w:type="dxa"/>
        <w:tblLook w:val="04A0" w:firstRow="1" w:lastRow="0" w:firstColumn="1" w:lastColumn="0" w:noHBand="0" w:noVBand="1"/>
      </w:tblPr>
      <w:tblGrid>
        <w:gridCol w:w="1134"/>
        <w:gridCol w:w="8505"/>
      </w:tblGrid>
      <w:tr w:rsidRPr="0016253F" w:rsidR="00483286" w14:paraId="2E2C02BD"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5C1B2E5F" w14:textId="485D88FF">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1</w:t>
            </w:r>
            <w:r w:rsidR="00B70754">
              <w:rPr>
                <w:rFonts w:eastAsia="Times New Roman" w:cs="Times New Roman"/>
                <w:color w:val="E4146E"/>
              </w:rPr>
              <w:t>8</w:t>
            </w:r>
          </w:p>
        </w:tc>
        <w:tc>
          <w:tcPr>
            <w:tcW w:w="8505" w:type="dxa"/>
            <w:tcBorders>
              <w:top w:val="nil"/>
              <w:left w:val="nil"/>
              <w:bottom w:val="nil"/>
              <w:right w:val="nil"/>
            </w:tcBorders>
            <w:vAlign w:val="center"/>
            <w:hideMark/>
          </w:tcPr>
          <w:p w:rsidRPr="0016253F" w:rsidR="00483286" w:rsidRDefault="00483286" w14:paraId="19CED0C6" w14:textId="10A5D08E">
            <w:pPr>
              <w:spacing w:after="0"/>
              <w:rPr>
                <w:rFonts w:eastAsia="Times New Roman" w:cs="Times New Roman"/>
                <w:color w:val="E4146E"/>
              </w:rPr>
            </w:pPr>
            <w:r>
              <w:rPr>
                <w:color w:val="E4146E"/>
              </w:rPr>
              <w:t>The DTS AutoStage Receiver shall request</w:t>
            </w:r>
            <w:r w:rsidR="00215D29">
              <w:rPr>
                <w:color w:val="E4146E"/>
              </w:rPr>
              <w:t>, download, and cache</w:t>
            </w:r>
            <w:r w:rsidR="00BE4A33">
              <w:rPr>
                <w:color w:val="E4146E"/>
              </w:rPr>
              <w:t xml:space="preserve"> </w:t>
            </w:r>
            <w:r>
              <w:rPr>
                <w:color w:val="E4146E"/>
              </w:rPr>
              <w:t xml:space="preserve">new </w:t>
            </w:r>
            <w:del w:author="Paul Peyla" w:date="2026-03-25T12:39:00Z" w16du:dateUtc="2026-03-25T16:39:00Z" w:id="412">
              <w:r w:rsidDel="00AD6D76">
                <w:rPr>
                  <w:color w:val="E4146E"/>
                </w:rPr>
                <w:delText>welcome audio messages</w:delText>
              </w:r>
            </w:del>
            <w:ins w:author="Paul Peyla" w:date="2026-04-06T18:14:00Z" w16du:dateUtc="2026-04-06T22:14:00Z" w:id="413">
              <w:r w:rsidRPr="00B74C63" w:rsidR="002E621D">
                <w:rPr>
                  <w:color w:val="E4146E"/>
                </w:rPr>
                <w:t xml:space="preserve">Audio Messages </w:t>
              </w:r>
            </w:ins>
            <w:del w:author="Paul Peyla" w:date="2026-04-06T18:14:00Z" w16du:dateUtc="2026-04-06T22:14:00Z" w:id="414">
              <w:r w:rsidDel="002E621D">
                <w:rPr>
                  <w:color w:val="E4146E"/>
                </w:rPr>
                <w:delText xml:space="preserve"> </w:delText>
              </w:r>
            </w:del>
            <w:r>
              <w:rPr>
                <w:color w:val="E4146E"/>
              </w:rPr>
              <w:t xml:space="preserve">and updates to existing ad campaigns </w:t>
            </w:r>
            <w:r w:rsidR="007D1A40">
              <w:rPr>
                <w:color w:val="E4146E"/>
              </w:rPr>
              <w:t xml:space="preserve">at </w:t>
            </w:r>
            <w:r w:rsidR="003E4AFE">
              <w:rPr>
                <w:color w:val="E4146E"/>
              </w:rPr>
              <w:t xml:space="preserve">least </w:t>
            </w:r>
            <w:r w:rsidR="00F73E96">
              <w:rPr>
                <w:color w:val="E4146E"/>
              </w:rPr>
              <w:t xml:space="preserve">once per day </w:t>
            </w:r>
            <w:r>
              <w:rPr>
                <w:color w:val="E4146E"/>
              </w:rPr>
              <w:t xml:space="preserve">via the </w:t>
            </w:r>
            <w:r w:rsidRPr="00DA1892">
              <w:rPr>
                <w:b/>
                <w:bCs/>
                <w:color w:val="000000" w:themeColor="text1"/>
              </w:rPr>
              <w:t>/</w:t>
            </w:r>
            <w:r w:rsidR="00B76524">
              <w:rPr>
                <w:b/>
                <w:bCs/>
                <w:color w:val="000000" w:themeColor="text1"/>
              </w:rPr>
              <w:t>v1/</w:t>
            </w:r>
            <w:r w:rsidRPr="00DA1892">
              <w:rPr>
                <w:b/>
                <w:bCs/>
                <w:color w:val="000000" w:themeColor="text1"/>
              </w:rPr>
              <w:t>ads/preload</w:t>
            </w:r>
            <w:r w:rsidRPr="00DA1892">
              <w:rPr>
                <w:color w:val="000000" w:themeColor="text1"/>
              </w:rPr>
              <w:t xml:space="preserve"> </w:t>
            </w:r>
            <w:r>
              <w:rPr>
                <w:color w:val="E4146E"/>
              </w:rPr>
              <w:t xml:space="preserve">endpoint. </w:t>
            </w:r>
            <w:commentRangeStart w:id="415"/>
            <w:commentRangeStart w:id="416"/>
            <w:commentRangeStart w:id="417"/>
            <w:r w:rsidRPr="00EC7B40" w:rsidR="006B1B0A">
              <w:rPr>
                <w:color w:val="E4146E"/>
              </w:rPr>
              <w:t xml:space="preserve">The </w:t>
            </w:r>
            <w:r w:rsidR="004F0C37">
              <w:rPr>
                <w:color w:val="E4146E"/>
              </w:rPr>
              <w:t xml:space="preserve">polling </w:t>
            </w:r>
            <w:r w:rsidRPr="00EC7B40" w:rsidR="006B1B0A">
              <w:rPr>
                <w:color w:val="E4146E"/>
              </w:rPr>
              <w:t xml:space="preserve">frequency shall be retrieved via the </w:t>
            </w:r>
            <w:r w:rsidRPr="00EC7B40" w:rsidR="006B1B0A">
              <w:rPr>
                <w:b/>
                <w:bCs/>
                <w:color w:val="000000" w:themeColor="text1"/>
              </w:rPr>
              <w:t>/</w:t>
            </w:r>
            <w:r w:rsidR="006B1B0A">
              <w:rPr>
                <w:b/>
                <w:bCs/>
                <w:color w:val="000000" w:themeColor="text1"/>
              </w:rPr>
              <w:t>v1/</w:t>
            </w:r>
            <w:r w:rsidRPr="00EC7B40" w:rsidR="006B1B0A">
              <w:rPr>
                <w:b/>
                <w:bCs/>
                <w:color w:val="000000" w:themeColor="text1"/>
              </w:rPr>
              <w:t>config</w:t>
            </w:r>
            <w:r w:rsidRPr="00EC7B40" w:rsidR="006B1B0A">
              <w:rPr>
                <w:color w:val="E4146E"/>
              </w:rPr>
              <w:t xml:space="preserve"> endpoint using the </w:t>
            </w:r>
            <w:r w:rsidRPr="00EC7B40" w:rsidR="006B1B0A">
              <w:rPr>
                <w:b/>
                <w:bCs/>
                <w:color w:val="000000" w:themeColor="text1"/>
              </w:rPr>
              <w:t xml:space="preserve">preloadAdsPref.pollInterval </w:t>
            </w:r>
            <w:r w:rsidRPr="00EC7B40" w:rsidR="006B1B0A">
              <w:rPr>
                <w:color w:val="E4146E"/>
              </w:rPr>
              <w:t>field.</w:t>
            </w:r>
            <w:commentRangeEnd w:id="415"/>
            <w:r w:rsidRPr="0016253F" w:rsidR="006B1B0A">
              <w:rPr>
                <w:rStyle w:val="CommentReference"/>
                <w:rFonts w:eastAsia="Times New Roman" w:cs="Times New Roman"/>
                <w:color w:val="E4146E"/>
                <w:sz w:val="22"/>
                <w:szCs w:val="22"/>
              </w:rPr>
              <w:commentReference w:id="415"/>
            </w:r>
            <w:commentRangeEnd w:id="416"/>
            <w:r>
              <w:rPr>
                <w:rStyle w:val="CommentReference"/>
              </w:rPr>
              <w:commentReference w:id="416"/>
            </w:r>
            <w:commentRangeEnd w:id="417"/>
            <w:r>
              <w:rPr>
                <w:rStyle w:val="CommentReference"/>
              </w:rPr>
              <w:commentReference w:id="417"/>
            </w:r>
          </w:p>
        </w:tc>
      </w:tr>
    </w:tbl>
    <w:p w:rsidR="00223D72" w:rsidP="002F7F52" w:rsidRDefault="00223D72" w14:paraId="2C8D4D15" w14:textId="77777777">
      <w:pPr>
        <w:spacing w:after="0"/>
      </w:pPr>
    </w:p>
    <w:p w:rsidR="00223D72" w:rsidP="00223D72" w:rsidRDefault="00834D7E" w14:paraId="2F2722B7" w14:textId="48C7D1CD">
      <w:r>
        <w:t xml:space="preserve">The </w:t>
      </w:r>
      <w:commentRangeStart w:id="418"/>
      <w:commentRangeStart w:id="419"/>
      <w:r>
        <w:t xml:space="preserve">polling interval </w:t>
      </w:r>
      <w:r w:rsidR="00E30892">
        <w:t>may be</w:t>
      </w:r>
      <w:r>
        <w:t xml:space="preserve"> specified offline</w:t>
      </w:r>
      <w:commentRangeEnd w:id="418"/>
      <w:r>
        <w:rPr>
          <w:rStyle w:val="CommentReference"/>
          <w:sz w:val="22"/>
          <w:szCs w:val="22"/>
        </w:rPr>
        <w:commentReference w:id="418"/>
      </w:r>
      <w:commentRangeEnd w:id="419"/>
      <w:r>
        <w:rPr>
          <w:rStyle w:val="CommentReference"/>
        </w:rPr>
        <w:commentReference w:id="419"/>
      </w:r>
      <w:r>
        <w:t xml:space="preserve"> by the manufacturer. Note that d</w:t>
      </w:r>
      <w:r w:rsidR="00215D29">
        <w:t>ownloading and caching of u</w:t>
      </w:r>
      <w:r w:rsidR="00223D72">
        <w:t xml:space="preserve">pdates could be delayed indefinitely </w:t>
      </w:r>
      <w:r w:rsidR="00CE3657">
        <w:t>if</w:t>
      </w:r>
      <w:r w:rsidR="00223D72">
        <w:t xml:space="preserve"> vehicles lack sufficient internet connectivity.</w:t>
      </w:r>
    </w:p>
    <w:p w:rsidR="00483286" w:rsidP="002F7F52" w:rsidRDefault="00483286" w14:paraId="6971D916" w14:textId="77777777">
      <w:pPr>
        <w:spacing w:after="0"/>
      </w:pPr>
    </w:p>
    <w:tbl>
      <w:tblPr>
        <w:tblW w:w="9639" w:type="dxa"/>
        <w:tblLook w:val="04A0" w:firstRow="1" w:lastRow="0" w:firstColumn="1" w:lastColumn="0" w:noHBand="0" w:noVBand="1"/>
      </w:tblPr>
      <w:tblGrid>
        <w:gridCol w:w="1134"/>
        <w:gridCol w:w="8505"/>
      </w:tblGrid>
      <w:tr w:rsidRPr="0016253F" w:rsidR="00483286" w14:paraId="0E9EA7CF"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4FA20552" w14:textId="6FA61D03">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1</w:t>
            </w:r>
            <w:r w:rsidR="00B70754">
              <w:rPr>
                <w:rFonts w:eastAsia="Times New Roman" w:cs="Times New Roman"/>
                <w:color w:val="E4146E"/>
              </w:rPr>
              <w:t>9</w:t>
            </w:r>
          </w:p>
        </w:tc>
        <w:tc>
          <w:tcPr>
            <w:tcW w:w="8505" w:type="dxa"/>
            <w:tcBorders>
              <w:top w:val="nil"/>
              <w:left w:val="nil"/>
              <w:bottom w:val="nil"/>
              <w:right w:val="nil"/>
            </w:tcBorders>
            <w:vAlign w:val="center"/>
            <w:hideMark/>
          </w:tcPr>
          <w:p w:rsidRPr="0016253F" w:rsidR="00483286" w:rsidRDefault="00483286" w14:paraId="15B2FCF3" w14:textId="52B3EE21">
            <w:pPr>
              <w:spacing w:after="0"/>
              <w:rPr>
                <w:rFonts w:eastAsia="Times New Roman" w:cs="Times New Roman"/>
                <w:color w:val="E4146E"/>
              </w:rPr>
            </w:pPr>
            <w:r>
              <w:rPr>
                <w:color w:val="E4146E"/>
              </w:rPr>
              <w:t xml:space="preserve">The DTS AutoStage Receiver shall provide the appropriate user consent and </w:t>
            </w:r>
            <w:r w:rsidRPr="00181760">
              <w:rPr>
                <w:b/>
                <w:bCs/>
                <w:color w:val="000000" w:themeColor="text1"/>
              </w:rPr>
              <w:t>ifa</w:t>
            </w:r>
            <w:r w:rsidRPr="00181760">
              <w:rPr>
                <w:color w:val="000000" w:themeColor="text1"/>
              </w:rPr>
              <w:t xml:space="preserve"> </w:t>
            </w:r>
            <w:r>
              <w:rPr>
                <w:color w:val="E4146E"/>
              </w:rPr>
              <w:t>parameters, as defined in</w:t>
            </w:r>
            <w:r w:rsidR="00EB72B0">
              <w:rPr>
                <w:color w:val="E4146E"/>
              </w:rPr>
              <w:t xml:space="preserve"> Subsection </w:t>
            </w:r>
            <w:r w:rsidR="00EB72B0">
              <w:rPr>
                <w:color w:val="E4146E"/>
              </w:rPr>
              <w:fldChar w:fldCharType="begin"/>
            </w:r>
            <w:r w:rsidR="00EB72B0">
              <w:rPr>
                <w:color w:val="E4146E"/>
              </w:rPr>
              <w:instrText xml:space="preserve"> REF _Ref213426930 \r \h </w:instrText>
            </w:r>
            <w:r w:rsidR="00EB72B0">
              <w:rPr>
                <w:color w:val="E4146E"/>
              </w:rPr>
            </w:r>
            <w:r w:rsidR="00EB72B0">
              <w:rPr>
                <w:color w:val="E4146E"/>
              </w:rPr>
              <w:fldChar w:fldCharType="separate"/>
            </w:r>
            <w:r w:rsidR="00A50DB6">
              <w:rPr>
                <w:color w:val="E4146E"/>
              </w:rPr>
              <w:t>1.2</w:t>
            </w:r>
            <w:r w:rsidR="00EB72B0">
              <w:rPr>
                <w:color w:val="E4146E"/>
              </w:rPr>
              <w:fldChar w:fldCharType="end"/>
            </w:r>
            <w:r>
              <w:rPr>
                <w:color w:val="E4146E"/>
              </w:rPr>
              <w:t xml:space="preserve">, when requesting campaign updates via the </w:t>
            </w:r>
            <w:r w:rsidRPr="00DA1892">
              <w:rPr>
                <w:b/>
                <w:bCs/>
                <w:color w:val="000000" w:themeColor="text1"/>
              </w:rPr>
              <w:t>/</w:t>
            </w:r>
            <w:r w:rsidR="001C5B51">
              <w:rPr>
                <w:b/>
                <w:bCs/>
                <w:color w:val="000000" w:themeColor="text1"/>
              </w:rPr>
              <w:t>v1/</w:t>
            </w:r>
            <w:r w:rsidRPr="00DA1892">
              <w:rPr>
                <w:b/>
                <w:bCs/>
                <w:color w:val="000000" w:themeColor="text1"/>
              </w:rPr>
              <w:t>ads/preload</w:t>
            </w:r>
            <w:r w:rsidRPr="00DA1892">
              <w:rPr>
                <w:color w:val="000000" w:themeColor="text1"/>
              </w:rPr>
              <w:t xml:space="preserve"> </w:t>
            </w:r>
            <w:r>
              <w:rPr>
                <w:color w:val="E4146E"/>
              </w:rPr>
              <w:t xml:space="preserve">endpoint. </w:t>
            </w:r>
          </w:p>
        </w:tc>
      </w:tr>
    </w:tbl>
    <w:p w:rsidR="00483286" w:rsidP="00483286" w:rsidRDefault="00483286" w14:paraId="6A61CA4C" w14:textId="23F4F060"/>
    <w:p w:rsidR="00483286" w:rsidP="00483286" w:rsidRDefault="00483286" w14:paraId="3AD45DDF" w14:textId="77777777">
      <w:r>
        <w:t>R</w:t>
      </w:r>
      <w:r w:rsidRPr="008B08F6">
        <w:t>esponse</w:t>
      </w:r>
      <w:r>
        <w:t xml:space="preserve">s to </w:t>
      </w:r>
      <w:r w:rsidRPr="00DA1892">
        <w:rPr>
          <w:b/>
          <w:bCs/>
          <w:color w:val="000000" w:themeColor="text1"/>
        </w:rPr>
        <w:t>/ads/preload</w:t>
      </w:r>
      <w:r>
        <w:rPr>
          <w:b/>
          <w:bCs/>
          <w:color w:val="000000" w:themeColor="text1"/>
        </w:rPr>
        <w:t xml:space="preserve"> </w:t>
      </w:r>
      <w:r>
        <w:t>queries</w:t>
      </w:r>
      <w:r w:rsidRPr="008B08F6">
        <w:t xml:space="preserve"> contain two headers that </w:t>
      </w:r>
      <w:r>
        <w:t>indicate</w:t>
      </w:r>
      <w:r w:rsidRPr="008B08F6">
        <w:t xml:space="preserve"> whether there has been </w:t>
      </w:r>
      <w:r>
        <w:t xml:space="preserve">a </w:t>
      </w:r>
      <w:r w:rsidRPr="008B08F6">
        <w:t xml:space="preserve">change since the last </w:t>
      </w:r>
      <w:r>
        <w:t xml:space="preserve">time a campaign was </w:t>
      </w:r>
      <w:r w:rsidRPr="008B08F6">
        <w:t>downloaded</w:t>
      </w:r>
      <w:r>
        <w:t>:</w:t>
      </w:r>
    </w:p>
    <w:p w:rsidR="00483286" w:rsidP="009377B7" w:rsidRDefault="00483286" w14:paraId="002216EC" w14:textId="77777777">
      <w:pPr>
        <w:pStyle w:val="ListParagraph"/>
        <w:numPr>
          <w:ilvl w:val="0"/>
          <w:numId w:val="18"/>
        </w:numPr>
        <w:spacing w:after="160"/>
        <w:contextualSpacing/>
      </w:pPr>
      <w:r w:rsidRPr="00B873ED">
        <w:rPr>
          <w:b/>
          <w:bCs/>
        </w:rPr>
        <w:t>Etag</w:t>
      </w:r>
      <w:r>
        <w:t xml:space="preserve">: </w:t>
      </w:r>
      <w:r w:rsidRPr="008B08F6">
        <w:t>hash of campaign metadata</w:t>
      </w:r>
    </w:p>
    <w:p w:rsidR="00483286" w:rsidP="009377B7" w:rsidRDefault="00483286" w14:paraId="36D60638" w14:textId="77777777">
      <w:pPr>
        <w:pStyle w:val="ListParagraph"/>
        <w:numPr>
          <w:ilvl w:val="0"/>
          <w:numId w:val="18"/>
        </w:numPr>
        <w:spacing w:after="160"/>
        <w:contextualSpacing/>
      </w:pPr>
      <w:r w:rsidRPr="00B873ED">
        <w:rPr>
          <w:b/>
          <w:bCs/>
        </w:rPr>
        <w:t>Last-Modified</w:t>
      </w:r>
      <w:r>
        <w:t xml:space="preserve">: timestamp indicating </w:t>
      </w:r>
      <w:r w:rsidRPr="008B08F6">
        <w:t>the last</w:t>
      </w:r>
      <w:r>
        <w:t xml:space="preserve"> time the campaign was </w:t>
      </w:r>
      <w:r w:rsidRPr="008B08F6">
        <w:t>modifi</w:t>
      </w:r>
      <w:r>
        <w:t>ed, in ISO-8601 format</w:t>
      </w:r>
    </w:p>
    <w:p w:rsidR="00483286" w:rsidP="00483286" w:rsidRDefault="00483286" w14:paraId="4BB96BCF" w14:textId="77777777">
      <w:pPr>
        <w:spacing w:after="0"/>
      </w:pPr>
    </w:p>
    <w:tbl>
      <w:tblPr>
        <w:tblW w:w="9639" w:type="dxa"/>
        <w:tblLook w:val="04A0" w:firstRow="1" w:lastRow="0" w:firstColumn="1" w:lastColumn="0" w:noHBand="0" w:noVBand="1"/>
      </w:tblPr>
      <w:tblGrid>
        <w:gridCol w:w="1134"/>
        <w:gridCol w:w="8505"/>
      </w:tblGrid>
      <w:tr w:rsidRPr="0016253F" w:rsidR="00483286" w14:paraId="305FEA83"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B873ED" w:rsidR="00483286" w:rsidRDefault="00483286" w14:paraId="2369C7C8" w14:textId="7AD2963D">
            <w:pPr>
              <w:spacing w:after="0"/>
              <w:rPr>
                <w:rFonts w:eastAsia="Times New Roman" w:cs="Times New Roman"/>
                <w:color w:val="E4146E"/>
              </w:rPr>
            </w:pPr>
            <w:r w:rsidRPr="00B873ED">
              <w:rPr>
                <w:rFonts w:eastAsia="Times New Roman" w:cs="Times New Roman"/>
                <w:color w:val="E4146E"/>
              </w:rPr>
              <w:t>RE</w:t>
            </w:r>
            <w:r>
              <w:rPr>
                <w:rFonts w:eastAsia="Times New Roman" w:cs="Times New Roman"/>
                <w:color w:val="E4146E"/>
              </w:rPr>
              <w:t>Q</w:t>
            </w:r>
            <w:r w:rsidRPr="00B873ED">
              <w:rPr>
                <w:rFonts w:eastAsia="Times New Roman" w:cs="Times New Roman"/>
                <w:color w:val="E4146E"/>
              </w:rPr>
              <w:t>-</w:t>
            </w:r>
            <w:r>
              <w:rPr>
                <w:rFonts w:eastAsia="Times New Roman" w:cs="Times New Roman"/>
                <w:color w:val="E4146E"/>
              </w:rPr>
              <w:t>2</w:t>
            </w:r>
            <w:r w:rsidR="00991E09">
              <w:rPr>
                <w:rFonts w:eastAsia="Times New Roman" w:cs="Times New Roman"/>
                <w:color w:val="E4146E"/>
              </w:rPr>
              <w:t>0</w:t>
            </w:r>
          </w:p>
        </w:tc>
        <w:tc>
          <w:tcPr>
            <w:tcW w:w="8505" w:type="dxa"/>
            <w:tcBorders>
              <w:top w:val="nil"/>
              <w:left w:val="nil"/>
              <w:bottom w:val="nil"/>
              <w:right w:val="nil"/>
            </w:tcBorders>
            <w:vAlign w:val="center"/>
            <w:hideMark/>
          </w:tcPr>
          <w:p w:rsidRPr="00B873ED" w:rsidR="00483286" w:rsidRDefault="00483286" w14:paraId="2C22067E" w14:textId="77777777">
            <w:pPr>
              <w:spacing w:after="0"/>
              <w:rPr>
                <w:rFonts w:eastAsia="Times New Roman" w:cs="Times New Roman"/>
                <w:color w:val="E4146E"/>
              </w:rPr>
            </w:pPr>
            <w:r w:rsidRPr="00B873ED">
              <w:rPr>
                <w:color w:val="E4146E"/>
              </w:rPr>
              <w:t>The DTS AutoStage Receiver sh</w:t>
            </w:r>
            <w:r>
              <w:rPr>
                <w:color w:val="E4146E"/>
              </w:rPr>
              <w:t>all</w:t>
            </w:r>
            <w:r w:rsidRPr="00B873ED">
              <w:rPr>
                <w:color w:val="E4146E"/>
              </w:rPr>
              <w:t xml:space="preserve"> use </w:t>
            </w:r>
            <w:r>
              <w:rPr>
                <w:color w:val="E4146E"/>
              </w:rPr>
              <w:t xml:space="preserve">either </w:t>
            </w:r>
            <w:r w:rsidRPr="00B873ED">
              <w:rPr>
                <w:color w:val="E4146E"/>
              </w:rPr>
              <w:t xml:space="preserve">the </w:t>
            </w:r>
            <w:r w:rsidRPr="00B873ED">
              <w:rPr>
                <w:b/>
                <w:bCs/>
              </w:rPr>
              <w:t>Etag</w:t>
            </w:r>
            <w:r w:rsidRPr="00B873ED">
              <w:t xml:space="preserve"> </w:t>
            </w:r>
            <w:r w:rsidRPr="00B873ED">
              <w:rPr>
                <w:color w:val="E4146E"/>
              </w:rPr>
              <w:t>header or</w:t>
            </w:r>
            <w:r>
              <w:rPr>
                <w:color w:val="E4146E"/>
              </w:rPr>
              <w:t xml:space="preserve"> the</w:t>
            </w:r>
            <w:r w:rsidRPr="00B873ED">
              <w:rPr>
                <w:color w:val="E4146E"/>
              </w:rPr>
              <w:t xml:space="preserve"> </w:t>
            </w:r>
            <w:r w:rsidRPr="00B873ED">
              <w:rPr>
                <w:b/>
                <w:bCs/>
              </w:rPr>
              <w:t>Last-Modified</w:t>
            </w:r>
            <w:r w:rsidRPr="00B873ED">
              <w:t xml:space="preserve"> </w:t>
            </w:r>
            <w:r w:rsidRPr="00B873ED">
              <w:rPr>
                <w:color w:val="E4146E"/>
              </w:rPr>
              <w:t>header to make conditional requests.</w:t>
            </w:r>
          </w:p>
        </w:tc>
      </w:tr>
    </w:tbl>
    <w:p w:rsidR="00483286" w:rsidP="00483286" w:rsidRDefault="00483286" w14:paraId="6AB47C27" w14:textId="77777777">
      <w:pPr>
        <w:spacing w:after="0"/>
      </w:pPr>
    </w:p>
    <w:p w:rsidR="00483286" w:rsidP="00483286" w:rsidRDefault="00483286" w14:paraId="290BD8D5" w14:textId="77777777">
      <w:r>
        <w:t xml:space="preserve">Conditional requests allow downloading of content only when it has changed, thereby conserving bandwidth and reducing latency. The choice of the </w:t>
      </w:r>
      <w:r w:rsidRPr="00642AD5">
        <w:rPr>
          <w:b/>
          <w:bCs/>
        </w:rPr>
        <w:t>Etag</w:t>
      </w:r>
      <w:r>
        <w:t xml:space="preserve"> or </w:t>
      </w:r>
      <w:r w:rsidRPr="00642AD5">
        <w:rPr>
          <w:b/>
          <w:bCs/>
        </w:rPr>
        <w:t>Last-Modified</w:t>
      </w:r>
      <w:r>
        <w:t xml:space="preserve"> header depends on the receiver caching implementation.</w:t>
      </w:r>
    </w:p>
    <w:p w:rsidR="00483286" w:rsidP="00FB0BEC" w:rsidRDefault="00483286" w14:paraId="468A361A" w14:textId="663D03FD">
      <w:pPr>
        <w:pStyle w:val="Heading5"/>
      </w:pPr>
      <w:bookmarkStart w:name="_Ref213426865" w:id="420"/>
      <w:bookmarkStart w:name="_Ref215762127" w:id="421"/>
      <w:commentRangeStart w:id="422"/>
      <w:commentRangeStart w:id="423"/>
      <w:r w:rsidRPr="00B621F6">
        <w:rPr>
          <w:bCs/>
        </w:rPr>
        <w:t>Etag</w:t>
      </w:r>
      <w:r w:rsidRPr="00DF2BFC">
        <w:t xml:space="preserve">-based </w:t>
      </w:r>
      <w:r>
        <w:t>C</w:t>
      </w:r>
      <w:r w:rsidRPr="00DF2BFC">
        <w:t xml:space="preserve">onditional </w:t>
      </w:r>
      <w:r>
        <w:t>R</w:t>
      </w:r>
      <w:r w:rsidRPr="00DF2BFC">
        <w:t>equests</w:t>
      </w:r>
      <w:bookmarkEnd w:id="420"/>
      <w:bookmarkEnd w:id="421"/>
      <w:commentRangeEnd w:id="422"/>
      <w:r w:rsidR="00C651DD">
        <w:rPr>
          <w:rStyle w:val="CommentReference"/>
          <w:sz w:val="24"/>
          <w:szCs w:val="22"/>
        </w:rPr>
        <w:commentReference w:id="422"/>
      </w:r>
      <w:commentRangeEnd w:id="423"/>
      <w:r>
        <w:rPr>
          <w:rStyle w:val="CommentReference"/>
        </w:rPr>
        <w:commentReference w:id="423"/>
      </w:r>
    </w:p>
    <w:tbl>
      <w:tblPr>
        <w:tblW w:w="9639" w:type="dxa"/>
        <w:tblLook w:val="04A0" w:firstRow="1" w:lastRow="0" w:firstColumn="1" w:lastColumn="0" w:noHBand="0" w:noVBand="1"/>
      </w:tblPr>
      <w:tblGrid>
        <w:gridCol w:w="1134"/>
        <w:gridCol w:w="8505"/>
      </w:tblGrid>
      <w:tr w:rsidRPr="0016253F" w:rsidR="00483286" w14:paraId="128A6A6F"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6C6B50" w:rsidR="00483286" w:rsidRDefault="00483286" w14:paraId="3F4A4B4D" w14:textId="3432774D">
            <w:pPr>
              <w:spacing w:after="0"/>
              <w:rPr>
                <w:rFonts w:eastAsia="Times New Roman" w:cs="Times New Roman"/>
                <w:color w:val="7030A0"/>
              </w:rPr>
            </w:pPr>
            <w:r w:rsidRPr="002F7F52">
              <w:rPr>
                <w:color w:val="E4146E"/>
              </w:rPr>
              <w:t>RE</w:t>
            </w:r>
            <w:r w:rsidR="00C978AE">
              <w:rPr>
                <w:color w:val="E4146E"/>
              </w:rPr>
              <w:t>Q</w:t>
            </w:r>
            <w:r w:rsidRPr="002F7F52">
              <w:rPr>
                <w:color w:val="E4146E"/>
              </w:rPr>
              <w:t>-</w:t>
            </w:r>
            <w:r w:rsidR="00C978AE">
              <w:rPr>
                <w:color w:val="E4146E"/>
              </w:rPr>
              <w:t>68</w:t>
            </w:r>
          </w:p>
        </w:tc>
        <w:tc>
          <w:tcPr>
            <w:tcW w:w="8505" w:type="dxa"/>
            <w:tcBorders>
              <w:top w:val="nil"/>
              <w:left w:val="nil"/>
              <w:bottom w:val="nil"/>
              <w:right w:val="nil"/>
            </w:tcBorders>
            <w:vAlign w:val="center"/>
            <w:hideMark/>
          </w:tcPr>
          <w:p w:rsidRPr="002F7F52" w:rsidR="00483286" w:rsidRDefault="00271DD0" w14:paraId="2037AA3B" w14:textId="4154B8C5">
            <w:pPr>
              <w:spacing w:after="0"/>
              <w:rPr>
                <w:color w:val="7030A0"/>
              </w:rPr>
            </w:pPr>
            <w:r>
              <w:rPr>
                <w:color w:val="E4146E"/>
              </w:rPr>
              <w:t>If</w:t>
            </w:r>
            <w:r w:rsidRPr="001905A8" w:rsidR="00A402C5">
              <w:rPr>
                <w:color w:val="E4146E"/>
              </w:rPr>
              <w:t xml:space="preserve"> using hashed campaign metadata (i.e., </w:t>
            </w:r>
            <w:r w:rsidRPr="00C978AE" w:rsidR="00A402C5">
              <w:rPr>
                <w:b/>
                <w:bCs/>
                <w:color w:val="000000" w:themeColor="text1"/>
              </w:rPr>
              <w:t>Etag</w:t>
            </w:r>
            <w:r w:rsidRPr="001905A8" w:rsidR="00A402C5">
              <w:rPr>
                <w:color w:val="E4146E"/>
              </w:rPr>
              <w:t xml:space="preserve">) to obtain updated </w:t>
            </w:r>
            <w:r w:rsidR="00A402C5">
              <w:rPr>
                <w:color w:val="E4146E"/>
              </w:rPr>
              <w:t>campaign</w:t>
            </w:r>
            <w:r w:rsidRPr="001905A8" w:rsidR="00A402C5">
              <w:rPr>
                <w:color w:val="E4146E"/>
              </w:rPr>
              <w:t xml:space="preserve"> information</w:t>
            </w:r>
            <w:r w:rsidR="00A402C5">
              <w:rPr>
                <w:color w:val="E4146E"/>
              </w:rPr>
              <w:t>,</w:t>
            </w:r>
            <w:r w:rsidRPr="002F7F52" w:rsidR="00A402C5">
              <w:rPr>
                <w:color w:val="E4146E"/>
              </w:rPr>
              <w:t xml:space="preserve"> </w:t>
            </w:r>
            <w:r w:rsidRPr="002F7F52" w:rsidR="00E561B3">
              <w:rPr>
                <w:color w:val="E4146E"/>
              </w:rPr>
              <w:t>t</w:t>
            </w:r>
            <w:r w:rsidRPr="002F7F52" w:rsidR="00483286">
              <w:rPr>
                <w:color w:val="E4146E"/>
              </w:rPr>
              <w:t xml:space="preserve">he DTS AutoStage Receiver </w:t>
            </w:r>
            <w:r w:rsidRPr="002F7F52" w:rsidR="00B518D0">
              <w:rPr>
                <w:color w:val="E4146E"/>
              </w:rPr>
              <w:t xml:space="preserve">shall pass </w:t>
            </w:r>
            <w:r w:rsidRPr="002F7F52" w:rsidR="00F1124C">
              <w:rPr>
                <w:color w:val="E4146E"/>
              </w:rPr>
              <w:t xml:space="preserve">the </w:t>
            </w:r>
            <w:r w:rsidRPr="00C978AE" w:rsidR="00F1124C">
              <w:rPr>
                <w:b/>
                <w:bCs/>
                <w:color w:val="000000" w:themeColor="text1"/>
              </w:rPr>
              <w:t>Etag</w:t>
            </w:r>
            <w:r w:rsidRPr="00C978AE" w:rsidR="00F1124C">
              <w:rPr>
                <w:color w:val="000000" w:themeColor="text1"/>
              </w:rPr>
              <w:t xml:space="preserve"> </w:t>
            </w:r>
            <w:r w:rsidRPr="002F7F52" w:rsidR="00F1124C">
              <w:rPr>
                <w:color w:val="E4146E"/>
              </w:rPr>
              <w:t xml:space="preserve">response header returned from its most recent </w:t>
            </w:r>
            <w:r w:rsidRPr="00C978AE" w:rsidR="00F1124C">
              <w:rPr>
                <w:b/>
                <w:bCs/>
                <w:color w:val="000000" w:themeColor="text1"/>
              </w:rPr>
              <w:t>/v1/ads/preload</w:t>
            </w:r>
            <w:r w:rsidRPr="002F7F52" w:rsidR="00F1124C">
              <w:rPr>
                <w:b/>
                <w:bCs/>
                <w:color w:val="000000" w:themeColor="text1"/>
              </w:rPr>
              <w:t xml:space="preserve"> </w:t>
            </w:r>
            <w:r w:rsidRPr="002F7F52" w:rsidR="00F1124C">
              <w:rPr>
                <w:color w:val="E4146E"/>
              </w:rPr>
              <w:t xml:space="preserve">query in an </w:t>
            </w:r>
            <w:r w:rsidRPr="00C978AE" w:rsidR="00F1124C">
              <w:rPr>
                <w:b/>
                <w:bCs/>
                <w:color w:val="000000" w:themeColor="text1"/>
              </w:rPr>
              <w:t>If-None-Match</w:t>
            </w:r>
            <w:r w:rsidRPr="00C978AE" w:rsidR="00F1124C">
              <w:rPr>
                <w:color w:val="000000" w:themeColor="text1"/>
              </w:rPr>
              <w:t xml:space="preserve"> </w:t>
            </w:r>
            <w:r w:rsidRPr="002F7F52" w:rsidR="00F1124C">
              <w:rPr>
                <w:color w:val="E4146E"/>
              </w:rPr>
              <w:t xml:space="preserve">conditional request for </w:t>
            </w:r>
            <w:r w:rsidRPr="002F7F52" w:rsidR="003D7041">
              <w:rPr>
                <w:color w:val="E4146E"/>
              </w:rPr>
              <w:t>campaign</w:t>
            </w:r>
            <w:r w:rsidRPr="002F7F52" w:rsidR="00FE0802">
              <w:rPr>
                <w:color w:val="E4146E"/>
              </w:rPr>
              <w:t xml:space="preserve"> information.</w:t>
            </w:r>
          </w:p>
        </w:tc>
      </w:tr>
    </w:tbl>
    <w:p w:rsidRPr="00780159" w:rsidR="00483286" w:rsidP="00483286" w:rsidRDefault="00483286" w14:paraId="6321E55C" w14:textId="77777777">
      <w:pPr>
        <w:spacing w:after="0"/>
      </w:pPr>
    </w:p>
    <w:p w:rsidRPr="001A4026" w:rsidR="00483286" w:rsidP="00483286" w:rsidRDefault="00483286" w14:paraId="2668EDBD" w14:textId="77777777">
      <w:pPr>
        <w:spacing w:after="160"/>
      </w:pPr>
      <w:r w:rsidRPr="00B621F6">
        <w:rPr>
          <w:b/>
          <w:bCs/>
        </w:rPr>
        <w:t>Etag</w:t>
      </w:r>
      <w:r>
        <w:t>-based conditional requests use</w:t>
      </w:r>
      <w:r w:rsidRPr="001A4026">
        <w:t xml:space="preserve"> content hashing to detect changes with byte-level precision</w:t>
      </w:r>
      <w:r>
        <w:t>, as follows:</w:t>
      </w:r>
    </w:p>
    <w:p w:rsidR="00483286" w:rsidP="009377B7" w:rsidRDefault="00483286" w14:paraId="2275340B" w14:textId="77777777">
      <w:pPr>
        <w:numPr>
          <w:ilvl w:val="0"/>
          <w:numId w:val="19"/>
        </w:numPr>
        <w:spacing w:after="160"/>
      </w:pPr>
      <w:r>
        <w:t xml:space="preserve">After the initial request for campaign information using the </w:t>
      </w:r>
      <w:r w:rsidRPr="00C435C3">
        <w:rPr>
          <w:b/>
          <w:bCs/>
        </w:rPr>
        <w:t>/ads/preload</w:t>
      </w:r>
      <w:r>
        <w:t xml:space="preserve"> endpoint, the DTS AutoStage Receiver stores the </w:t>
      </w:r>
      <w:r w:rsidRPr="00623EFB">
        <w:rPr>
          <w:b/>
          <w:bCs/>
        </w:rPr>
        <w:t>Etag</w:t>
      </w:r>
      <w:r>
        <w:t xml:space="preserve"> response header. </w:t>
      </w:r>
    </w:p>
    <w:p w:rsidRPr="0092059C" w:rsidR="00483286" w:rsidP="009377B7" w:rsidRDefault="00483286" w14:paraId="055A4F4F" w14:textId="77777777">
      <w:pPr>
        <w:numPr>
          <w:ilvl w:val="0"/>
          <w:numId w:val="19"/>
        </w:numPr>
        <w:spacing w:after="160"/>
      </w:pPr>
      <w:r>
        <w:t xml:space="preserve">For each subsequent request, the </w:t>
      </w:r>
      <w:r w:rsidRPr="0086675E">
        <w:rPr>
          <w:b/>
          <w:bCs/>
        </w:rPr>
        <w:t>Etag</w:t>
      </w:r>
      <w:r>
        <w:t xml:space="preserve"> header from the previous response is included in the </w:t>
      </w:r>
      <w:r w:rsidRPr="0086675E">
        <w:rPr>
          <w:b/>
          <w:bCs/>
        </w:rPr>
        <w:t>If-None-Match</w:t>
      </w:r>
      <w:r>
        <w:t xml:space="preserve"> query header.</w:t>
      </w:r>
    </w:p>
    <w:p w:rsidRPr="00A10362" w:rsidR="00483286" w:rsidP="009377B7" w:rsidRDefault="00483286" w14:paraId="74A13DD9" w14:textId="60BB5C30">
      <w:pPr>
        <w:numPr>
          <w:ilvl w:val="0"/>
          <w:numId w:val="21"/>
        </w:numPr>
        <w:spacing w:after="160"/>
      </w:pPr>
      <w:commentRangeStart w:id="425"/>
      <w:commentRangeStart w:id="426"/>
      <w:r>
        <w:t xml:space="preserve">If in the resulting AutoStage Server response the </w:t>
      </w:r>
      <w:r w:rsidRPr="00610F55">
        <w:rPr>
          <w:b/>
          <w:bCs/>
        </w:rPr>
        <w:t>Etag</w:t>
      </w:r>
      <w:r>
        <w:t xml:space="preserve"> matches (i.e., </w:t>
      </w:r>
      <w:r w:rsidRPr="000A267C">
        <w:rPr>
          <w:b/>
          <w:bCs/>
        </w:rPr>
        <w:t xml:space="preserve">304 </w:t>
      </w:r>
      <w:r>
        <w:rPr>
          <w:b/>
          <w:bCs/>
        </w:rPr>
        <w:t>Campaigns n</w:t>
      </w:r>
      <w:r w:rsidRPr="000A267C">
        <w:rPr>
          <w:b/>
          <w:bCs/>
        </w:rPr>
        <w:t xml:space="preserve">ot </w:t>
      </w:r>
      <w:r>
        <w:rPr>
          <w:b/>
          <w:bCs/>
        </w:rPr>
        <w:t>m</w:t>
      </w:r>
      <w:r w:rsidRPr="000A267C">
        <w:rPr>
          <w:b/>
          <w:bCs/>
        </w:rPr>
        <w:t>odified</w:t>
      </w:r>
      <w:r>
        <w:t xml:space="preserve">), the content is unchanged and </w:t>
      </w:r>
      <w:r w:rsidR="00B518C9">
        <w:t>the</w:t>
      </w:r>
      <w:r w:rsidR="006E1453">
        <w:t xml:space="preserve"> response body is empty</w:t>
      </w:r>
      <w:r>
        <w:t xml:space="preserve">. </w:t>
      </w:r>
      <w:commentRangeEnd w:id="425"/>
      <w:r>
        <w:rPr>
          <w:rStyle w:val="CommentReference"/>
          <w:sz w:val="22"/>
          <w:szCs w:val="22"/>
        </w:rPr>
        <w:commentReference w:id="425"/>
      </w:r>
      <w:commentRangeEnd w:id="426"/>
      <w:r>
        <w:rPr>
          <w:rStyle w:val="CommentReference"/>
        </w:rPr>
        <w:commentReference w:id="426"/>
      </w:r>
      <w:r>
        <w:t xml:space="preserve">If the response </w:t>
      </w:r>
      <w:r w:rsidRPr="005F44C9">
        <w:rPr>
          <w:b/>
          <w:bCs/>
        </w:rPr>
        <w:t>Etag</w:t>
      </w:r>
      <w:r>
        <w:t xml:space="preserve"> differs (i.e., </w:t>
      </w:r>
      <w:r w:rsidRPr="005F44C9">
        <w:rPr>
          <w:b/>
          <w:bCs/>
        </w:rPr>
        <w:t>200 OK</w:t>
      </w:r>
      <w:r>
        <w:t>), new content is available for download.</w:t>
      </w:r>
    </w:p>
    <w:p w:rsidR="00483286" w:rsidP="00483286" w:rsidRDefault="00483286" w14:paraId="68CE97DA" w14:textId="77777777">
      <w:r>
        <w:t>This is the recommended approach, since it d</w:t>
      </w:r>
      <w:r w:rsidRPr="001A4026">
        <w:t xml:space="preserve">etects </w:t>
      </w:r>
      <w:r>
        <w:t xml:space="preserve">any </w:t>
      </w:r>
      <w:r w:rsidRPr="001A4026">
        <w:t xml:space="preserve">content change, even if </w:t>
      </w:r>
      <w:r>
        <w:t xml:space="preserve">the </w:t>
      </w:r>
      <w:r w:rsidRPr="001A4026">
        <w:t xml:space="preserve">timestamp </w:t>
      </w:r>
      <w:r>
        <w:t xml:space="preserve">is </w:t>
      </w:r>
      <w:r w:rsidRPr="001A4026">
        <w:t>unchanged</w:t>
      </w:r>
      <w:r>
        <w:t>.</w:t>
      </w:r>
    </w:p>
    <w:p w:rsidRPr="00AC2C73" w:rsidR="00483286" w:rsidP="00FB0BEC" w:rsidRDefault="00483286" w14:paraId="58A4874C" w14:textId="77777777">
      <w:pPr>
        <w:pStyle w:val="Heading5"/>
      </w:pPr>
      <w:bookmarkStart w:name="_Ref213426880" w:id="427"/>
      <w:r w:rsidRPr="0048566C">
        <w:rPr>
          <w:bCs/>
        </w:rPr>
        <w:t>Last-Modified</w:t>
      </w:r>
      <w:r w:rsidRPr="00AC2C73">
        <w:t xml:space="preserve"> </w:t>
      </w:r>
      <w:r>
        <w:t xml:space="preserve">(Timestamp-based) </w:t>
      </w:r>
      <w:r w:rsidRPr="00AC2C73">
        <w:t>Conditional Requests</w:t>
      </w:r>
      <w:bookmarkEnd w:id="427"/>
    </w:p>
    <w:tbl>
      <w:tblPr>
        <w:tblW w:w="9639" w:type="dxa"/>
        <w:tblLook w:val="04A0" w:firstRow="1" w:lastRow="0" w:firstColumn="1" w:lastColumn="0" w:noHBand="0" w:noVBand="1"/>
      </w:tblPr>
      <w:tblGrid>
        <w:gridCol w:w="1134"/>
        <w:gridCol w:w="8505"/>
      </w:tblGrid>
      <w:tr w:rsidRPr="0016253F" w:rsidR="00483286" w14:paraId="50094E06"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2F7F52" w:rsidR="00483286" w:rsidRDefault="00483286" w14:paraId="3AE7472D" w14:textId="56D5F82C">
            <w:pPr>
              <w:spacing w:after="0"/>
              <w:rPr>
                <w:color w:val="E4146E"/>
              </w:rPr>
            </w:pPr>
            <w:r w:rsidRPr="002F7F52">
              <w:rPr>
                <w:color w:val="E4146E"/>
              </w:rPr>
              <w:t>RE</w:t>
            </w:r>
            <w:r w:rsidRPr="002F7F52" w:rsidR="00CB6386">
              <w:rPr>
                <w:color w:val="E4146E"/>
              </w:rPr>
              <w:t>Q</w:t>
            </w:r>
            <w:r w:rsidRPr="002F7F52">
              <w:rPr>
                <w:color w:val="E4146E"/>
              </w:rPr>
              <w:t>-</w:t>
            </w:r>
            <w:r w:rsidRPr="002F7F52" w:rsidR="00CB6386">
              <w:rPr>
                <w:color w:val="E4146E"/>
              </w:rPr>
              <w:t>6</w:t>
            </w:r>
            <w:r w:rsidR="00CB6386">
              <w:rPr>
                <w:color w:val="E4146E"/>
              </w:rPr>
              <w:t>9</w:t>
            </w:r>
          </w:p>
        </w:tc>
        <w:tc>
          <w:tcPr>
            <w:tcW w:w="8505" w:type="dxa"/>
            <w:tcBorders>
              <w:top w:val="nil"/>
              <w:left w:val="nil"/>
              <w:bottom w:val="nil"/>
              <w:right w:val="nil"/>
            </w:tcBorders>
            <w:vAlign w:val="center"/>
            <w:hideMark/>
          </w:tcPr>
          <w:p w:rsidRPr="002F7F52" w:rsidR="00483286" w:rsidRDefault="00271DD0" w14:paraId="55A257A6" w14:textId="3433653E">
            <w:pPr>
              <w:spacing w:after="0"/>
              <w:rPr>
                <w:color w:val="E4146E"/>
              </w:rPr>
            </w:pPr>
            <w:r>
              <w:rPr>
                <w:color w:val="E4146E"/>
              </w:rPr>
              <w:t>If</w:t>
            </w:r>
            <w:r w:rsidRPr="001905A8" w:rsidR="00CB6386">
              <w:rPr>
                <w:color w:val="E4146E"/>
              </w:rPr>
              <w:t xml:space="preserve"> using timestamps to obtain updated </w:t>
            </w:r>
            <w:r w:rsidR="00A0003D">
              <w:rPr>
                <w:color w:val="E4146E"/>
              </w:rPr>
              <w:t>campaign</w:t>
            </w:r>
            <w:r w:rsidRPr="001905A8" w:rsidR="00CB6386">
              <w:rPr>
                <w:color w:val="E4146E"/>
              </w:rPr>
              <w:t xml:space="preserve"> information</w:t>
            </w:r>
            <w:r w:rsidR="00CB6386">
              <w:rPr>
                <w:color w:val="E4146E"/>
              </w:rPr>
              <w:t>,</w:t>
            </w:r>
            <w:r w:rsidRPr="002F7F52" w:rsidR="00CB6386">
              <w:rPr>
                <w:color w:val="E4146E"/>
              </w:rPr>
              <w:t xml:space="preserve"> t</w:t>
            </w:r>
            <w:r w:rsidRPr="002F7F52" w:rsidR="00483286">
              <w:rPr>
                <w:color w:val="E4146E"/>
              </w:rPr>
              <w:t xml:space="preserve">he DTS AutoStage Receiver </w:t>
            </w:r>
            <w:r w:rsidRPr="002F7F52" w:rsidR="00CB6386">
              <w:rPr>
                <w:color w:val="E4146E"/>
              </w:rPr>
              <w:t xml:space="preserve">shall </w:t>
            </w:r>
            <w:r w:rsidRPr="001905A8" w:rsidR="00A0003D">
              <w:rPr>
                <w:color w:val="E4146E"/>
              </w:rPr>
              <w:t xml:space="preserve">pass the </w:t>
            </w:r>
            <w:r w:rsidRPr="001905A8" w:rsidR="00A0003D">
              <w:rPr>
                <w:b/>
                <w:bCs/>
                <w:color w:val="000000" w:themeColor="text1"/>
              </w:rPr>
              <w:t>Last-Modified</w:t>
            </w:r>
            <w:r w:rsidRPr="001905A8" w:rsidR="00A0003D">
              <w:rPr>
                <w:color w:val="E4146E"/>
              </w:rPr>
              <w:t xml:space="preserve"> response header</w:t>
            </w:r>
            <w:r w:rsidR="00004BF4">
              <w:rPr>
                <w:color w:val="E4146E"/>
              </w:rPr>
              <w:t xml:space="preserve"> returned</w:t>
            </w:r>
            <w:r w:rsidRPr="001905A8" w:rsidR="00A0003D">
              <w:rPr>
                <w:color w:val="E4146E"/>
              </w:rPr>
              <w:t xml:space="preserve"> </w:t>
            </w:r>
            <w:r w:rsidRPr="001905A8" w:rsidR="002355E0">
              <w:rPr>
                <w:color w:val="E4146E"/>
              </w:rPr>
              <w:t xml:space="preserve">from its most recent </w:t>
            </w:r>
            <w:r w:rsidRPr="00C978AE" w:rsidR="002355E0">
              <w:rPr>
                <w:b/>
                <w:bCs/>
                <w:color w:val="000000" w:themeColor="text1"/>
              </w:rPr>
              <w:t>/v1/ads/preload</w:t>
            </w:r>
            <w:r w:rsidRPr="001905A8" w:rsidR="002355E0">
              <w:rPr>
                <w:b/>
                <w:bCs/>
                <w:color w:val="000000" w:themeColor="text1"/>
              </w:rPr>
              <w:t xml:space="preserve"> </w:t>
            </w:r>
            <w:r w:rsidRPr="001905A8" w:rsidR="002355E0">
              <w:rPr>
                <w:color w:val="E4146E"/>
              </w:rPr>
              <w:t xml:space="preserve">query </w:t>
            </w:r>
            <w:r w:rsidRPr="001905A8" w:rsidR="00A0003D">
              <w:rPr>
                <w:color w:val="E4146E"/>
              </w:rPr>
              <w:t xml:space="preserve">in an </w:t>
            </w:r>
            <w:r w:rsidRPr="001905A8" w:rsidR="00A0003D">
              <w:rPr>
                <w:b/>
                <w:bCs/>
                <w:color w:val="000000" w:themeColor="text1"/>
              </w:rPr>
              <w:t>If-Modified-Since</w:t>
            </w:r>
            <w:r w:rsidRPr="001905A8" w:rsidR="00A0003D">
              <w:rPr>
                <w:color w:val="000000" w:themeColor="text1"/>
              </w:rPr>
              <w:t xml:space="preserve"> </w:t>
            </w:r>
            <w:r w:rsidRPr="001905A8" w:rsidR="00A0003D">
              <w:rPr>
                <w:color w:val="E4146E"/>
              </w:rPr>
              <w:t xml:space="preserve">conditional request for </w:t>
            </w:r>
            <w:r w:rsidR="002355E0">
              <w:rPr>
                <w:color w:val="E4146E"/>
              </w:rPr>
              <w:t>campaign</w:t>
            </w:r>
            <w:r w:rsidRPr="001905A8" w:rsidR="00A0003D">
              <w:rPr>
                <w:color w:val="E4146E"/>
              </w:rPr>
              <w:t xml:space="preserve"> information</w:t>
            </w:r>
            <w:r w:rsidR="002355E0">
              <w:rPr>
                <w:color w:val="E4146E"/>
              </w:rPr>
              <w:t>.</w:t>
            </w:r>
          </w:p>
        </w:tc>
      </w:tr>
    </w:tbl>
    <w:p w:rsidR="00483286" w:rsidP="00483286" w:rsidRDefault="00483286" w14:paraId="10032A67" w14:textId="77777777">
      <w:pPr>
        <w:spacing w:after="0"/>
      </w:pPr>
    </w:p>
    <w:p w:rsidRPr="001A2A5C" w:rsidR="00483286" w:rsidP="00483286" w:rsidRDefault="00483286" w14:paraId="647E6C4F" w14:textId="77777777">
      <w:pPr>
        <w:spacing w:after="160"/>
      </w:pPr>
      <w:r>
        <w:t>Timestamp-based conditional requests u</w:t>
      </w:r>
      <w:r w:rsidRPr="001A2A5C">
        <w:t xml:space="preserve">se modification timestamps for simpler time-based </w:t>
      </w:r>
      <w:r>
        <w:t>comparison</w:t>
      </w:r>
      <w:r w:rsidRPr="001A2A5C">
        <w:t>.</w:t>
      </w:r>
    </w:p>
    <w:p w:rsidRPr="004C3ACD" w:rsidR="00483286" w:rsidP="009377B7" w:rsidRDefault="00483286" w14:paraId="610E0A0F" w14:textId="77777777">
      <w:pPr>
        <w:numPr>
          <w:ilvl w:val="0"/>
          <w:numId w:val="22"/>
        </w:numPr>
        <w:spacing w:after="160"/>
      </w:pPr>
      <w:r>
        <w:t xml:space="preserve">After the initial request for campaign information using the </w:t>
      </w:r>
      <w:r w:rsidRPr="00C435C3">
        <w:rPr>
          <w:b/>
          <w:bCs/>
        </w:rPr>
        <w:t>/ads/preload</w:t>
      </w:r>
      <w:r>
        <w:t xml:space="preserve"> endpoint, the DTS AutoStage Receiver stores the </w:t>
      </w:r>
      <w:r>
        <w:rPr>
          <w:b/>
          <w:bCs/>
        </w:rPr>
        <w:t>Last-Modified</w:t>
      </w:r>
      <w:r>
        <w:t xml:space="preserve"> response header.</w:t>
      </w:r>
    </w:p>
    <w:p w:rsidR="00483286" w:rsidP="009377B7" w:rsidRDefault="00483286" w14:paraId="72A4C8D9" w14:textId="77777777">
      <w:pPr>
        <w:numPr>
          <w:ilvl w:val="0"/>
          <w:numId w:val="22"/>
        </w:numPr>
        <w:spacing w:after="160"/>
      </w:pPr>
      <w:r>
        <w:t xml:space="preserve">For each subsequent request, the </w:t>
      </w:r>
      <w:r>
        <w:rPr>
          <w:b/>
          <w:bCs/>
        </w:rPr>
        <w:t>Last-Modified</w:t>
      </w:r>
      <w:r>
        <w:t xml:space="preserve"> header from the previous response is included in the </w:t>
      </w:r>
      <w:r w:rsidRPr="00642AD5">
        <w:rPr>
          <w:b/>
          <w:bCs/>
        </w:rPr>
        <w:t>If-</w:t>
      </w:r>
      <w:r>
        <w:rPr>
          <w:b/>
          <w:bCs/>
        </w:rPr>
        <w:t>Modified-Since</w:t>
      </w:r>
      <w:r>
        <w:t xml:space="preserve"> query header.</w:t>
      </w:r>
    </w:p>
    <w:p w:rsidRPr="00296684" w:rsidR="00483286" w:rsidP="009377B7" w:rsidRDefault="00483286" w14:paraId="36BA2026" w14:textId="32BFBB10">
      <w:pPr>
        <w:numPr>
          <w:ilvl w:val="0"/>
          <w:numId w:val="22"/>
        </w:numPr>
        <w:spacing w:after="160"/>
      </w:pPr>
      <w:r>
        <w:t xml:space="preserve">If in the resulting AutoStage Server response the </w:t>
      </w:r>
      <w:r>
        <w:rPr>
          <w:b/>
          <w:bCs/>
        </w:rPr>
        <w:t>Last-Modified</w:t>
      </w:r>
      <w:r>
        <w:t xml:space="preserve"> timestamp matches (i.e., </w:t>
      </w:r>
      <w:r w:rsidRPr="00A610D1">
        <w:rPr>
          <w:b/>
          <w:bCs/>
        </w:rPr>
        <w:t>304 Campaigns not modified</w:t>
      </w:r>
      <w:r>
        <w:t xml:space="preserve">), the content is unchanged and </w:t>
      </w:r>
      <w:r w:rsidR="00832595">
        <w:t>the response body is empty</w:t>
      </w:r>
      <w:r>
        <w:t xml:space="preserve">. If the response </w:t>
      </w:r>
      <w:r>
        <w:rPr>
          <w:b/>
          <w:bCs/>
        </w:rPr>
        <w:t>Last-Modified</w:t>
      </w:r>
      <w:r>
        <w:t xml:space="preserve"> timestamp differs (i.e., </w:t>
      </w:r>
      <w:r w:rsidRPr="00A610D1">
        <w:rPr>
          <w:b/>
          <w:bCs/>
        </w:rPr>
        <w:t>200 OK</w:t>
      </w:r>
      <w:r>
        <w:t>), new content is available for download.</w:t>
      </w:r>
    </w:p>
    <w:p w:rsidRPr="00C1742D" w:rsidR="00483286" w:rsidP="00F04FC9" w:rsidRDefault="00483286" w14:paraId="70AC489D" w14:textId="11ABD362">
      <w:r>
        <w:t>The timestamp-based approach is easy</w:t>
      </w:r>
      <w:r w:rsidRPr="001A2A5C">
        <w:t xml:space="preserve"> to implement</w:t>
      </w:r>
      <w:r>
        <w:t xml:space="preserve">, with </w:t>
      </w:r>
      <w:r w:rsidRPr="001A2A5C">
        <w:t>human-readable cache dates</w:t>
      </w:r>
      <w:r>
        <w:t xml:space="preserve">. Both methods significantly reduce data transfer for vehicles with stable campaign sets. The </w:t>
      </w:r>
      <w:r w:rsidRPr="00EC6C34">
        <w:rPr>
          <w:b/>
          <w:bCs/>
        </w:rPr>
        <w:t>Etag</w:t>
      </w:r>
      <w:r>
        <w:t xml:space="preserve"> approach is generally more reliable, as it is content based, rather than time based.</w:t>
      </w:r>
    </w:p>
    <w:p w:rsidR="00483286" w:rsidP="00F702EF" w:rsidRDefault="00483286" w14:paraId="1C6AABCB" w14:textId="77777777">
      <w:pPr>
        <w:pStyle w:val="Heading4"/>
      </w:pPr>
      <w:r>
        <w:t xml:space="preserve">Campaign </w:t>
      </w:r>
      <w:r w:rsidRPr="00661695">
        <w:t>Storage</w:t>
      </w:r>
    </w:p>
    <w:tbl>
      <w:tblPr>
        <w:tblpPr w:leftFromText="180" w:rightFromText="180" w:vertAnchor="text" w:horzAnchor="margin" w:tblpY="-37"/>
        <w:tblW w:w="9639" w:type="dxa"/>
        <w:tblLook w:val="04A0" w:firstRow="1" w:lastRow="0" w:firstColumn="1" w:lastColumn="0" w:noHBand="0" w:noVBand="1"/>
      </w:tblPr>
      <w:tblGrid>
        <w:gridCol w:w="1134"/>
        <w:gridCol w:w="8505"/>
      </w:tblGrid>
      <w:tr w:rsidRPr="00CA19A2" w:rsidR="00483286" w14:paraId="5F01505A"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434D4EDB" w14:textId="00782FDB">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2</w:t>
            </w:r>
            <w:r w:rsidR="00991E09">
              <w:rPr>
                <w:rFonts w:eastAsia="Times New Roman" w:cs="Times New Roman"/>
                <w:color w:val="E4146E"/>
              </w:rPr>
              <w:t>1</w:t>
            </w:r>
          </w:p>
        </w:tc>
        <w:tc>
          <w:tcPr>
            <w:tcW w:w="8505" w:type="dxa"/>
            <w:tcBorders>
              <w:top w:val="nil"/>
              <w:left w:val="nil"/>
              <w:bottom w:val="nil"/>
              <w:right w:val="nil"/>
            </w:tcBorders>
            <w:vAlign w:val="center"/>
            <w:hideMark/>
          </w:tcPr>
          <w:p w:rsidRPr="00CA19A2" w:rsidR="00483286" w:rsidRDefault="00483286" w14:paraId="07D705AC" w14:textId="1C979772">
            <w:pPr>
              <w:spacing w:after="0"/>
              <w:rPr>
                <w:color w:val="E4146E"/>
              </w:rPr>
            </w:pPr>
            <w:r>
              <w:rPr>
                <w:color w:val="E4146E"/>
              </w:rPr>
              <w:t xml:space="preserve">The DTS AutoStage Receiver shall store </w:t>
            </w:r>
            <w:del w:author="Paul Peyla" w:date="2026-04-06T18:28:00Z" w16du:dateUtc="2026-04-06T22:28:00Z" w:id="428">
              <w:r w:rsidDel="005F0705">
                <w:rPr>
                  <w:color w:val="E4146E"/>
                </w:rPr>
                <w:delText>welcome a</w:delText>
              </w:r>
            </w:del>
            <w:ins w:author="Paul Peyla" w:date="2026-04-06T18:28:00Z" w16du:dateUtc="2026-04-06T22:28:00Z" w:id="429">
              <w:r w:rsidR="005F0705">
                <w:rPr>
                  <w:color w:val="E4146E"/>
                </w:rPr>
                <w:t>A</w:t>
              </w:r>
            </w:ins>
            <w:r>
              <w:rPr>
                <w:color w:val="E4146E"/>
              </w:rPr>
              <w:t xml:space="preserve">udio </w:t>
            </w:r>
            <w:del w:author="Paul Peyla" w:date="2026-04-06T18:28:00Z" w16du:dateUtc="2026-04-06T22:28:00Z" w:id="430">
              <w:r w:rsidDel="005F0705">
                <w:rPr>
                  <w:color w:val="E4146E"/>
                </w:rPr>
                <w:delText>m</w:delText>
              </w:r>
            </w:del>
            <w:ins w:author="Paul Peyla" w:date="2026-04-06T18:28:00Z" w16du:dateUtc="2026-04-06T22:28:00Z" w:id="431">
              <w:r w:rsidR="005F0705">
                <w:rPr>
                  <w:color w:val="E4146E"/>
                </w:rPr>
                <w:t>M</w:t>
              </w:r>
            </w:ins>
            <w:r>
              <w:rPr>
                <w:color w:val="E4146E"/>
              </w:rPr>
              <w:t xml:space="preserve">essage URLs for audio and images, along with campaign data, in </w:t>
            </w:r>
            <w:commentRangeStart w:id="432"/>
            <w:commentRangeStart w:id="433"/>
            <w:commentRangeEnd w:id="432"/>
            <w:r w:rsidR="00AF40EC">
              <w:rPr>
                <w:rStyle w:val="CommentReference"/>
                <w:color w:val="E4146E"/>
                <w:sz w:val="22"/>
                <w:szCs w:val="22"/>
              </w:rPr>
              <w:commentReference w:id="432"/>
            </w:r>
            <w:commentRangeEnd w:id="433"/>
            <w:r>
              <w:rPr>
                <w:rStyle w:val="CommentReference"/>
              </w:rPr>
              <w:commentReference w:id="433"/>
            </w:r>
            <w:r w:rsidR="00B15BB2">
              <w:rPr>
                <w:color w:val="E4146E"/>
              </w:rPr>
              <w:t xml:space="preserve">non-volatile </w:t>
            </w:r>
            <w:r>
              <w:rPr>
                <w:color w:val="E4146E"/>
              </w:rPr>
              <w:t>memory.</w:t>
            </w:r>
          </w:p>
        </w:tc>
      </w:tr>
    </w:tbl>
    <w:p w:rsidRPr="005E5E97" w:rsidR="00483286" w:rsidP="00483286" w:rsidRDefault="00483286" w14:paraId="507487BA" w14:textId="77777777">
      <w:pPr>
        <w:spacing w:after="0"/>
        <w:rPr>
          <w:b/>
          <w:bCs/>
        </w:rPr>
      </w:pPr>
    </w:p>
    <w:p w:rsidR="005D47B6" w:rsidP="00DE1D20" w:rsidRDefault="00483286" w14:paraId="73422B23" w14:textId="6D26CC93">
      <w:pPr>
        <w:spacing w:after="0" w:line="278" w:lineRule="auto"/>
        <w:rPr>
          <w:ins w:author="Paul Peyla" w:date="2026-04-21T14:25:00Z" w16du:dateUtc="2026-04-21T18:25:00Z" w:id="434"/>
          <w:color w:val="000000" w:themeColor="text1"/>
        </w:rPr>
        <w:pPrChange w:author="Paul Peyla" w:date="2026-04-21T14:27:00Z" w16du:dateUtc="2026-04-21T18:27:00Z" w:id="435">
          <w:pPr>
            <w:spacing w:after="160" w:line="278" w:lineRule="auto"/>
          </w:pPr>
        </w:pPrChange>
      </w:pPr>
      <w:r>
        <w:t xml:space="preserve">When an asset is updated, it receives a new URL in the campaign metadata. If a retrieved URL already exists in receiver cache memory, </w:t>
      </w:r>
      <w:r w:rsidR="005F1C1F">
        <w:t xml:space="preserve">its </w:t>
      </w:r>
      <w:r>
        <w:t>content is guaranteed to be unchanged</w:t>
      </w:r>
      <w:r w:rsidR="0048267F">
        <w:t xml:space="preserve">. </w:t>
      </w:r>
      <w:r w:rsidR="0044358D">
        <w:t xml:space="preserve">Therefore, </w:t>
      </w:r>
      <w:r w:rsidR="00A6358F">
        <w:rPr>
          <w:color w:val="000000" w:themeColor="text1"/>
        </w:rPr>
        <w:t xml:space="preserve">the receiver </w:t>
      </w:r>
      <w:r w:rsidR="00F04E57">
        <w:rPr>
          <w:color w:val="000000" w:themeColor="text1"/>
        </w:rPr>
        <w:t>could</w:t>
      </w:r>
      <w:r w:rsidR="00A6358F">
        <w:rPr>
          <w:color w:val="000000" w:themeColor="text1"/>
        </w:rPr>
        <w:t xml:space="preserve"> </w:t>
      </w:r>
      <w:r w:rsidR="00FD4606">
        <w:rPr>
          <w:color w:val="000000" w:themeColor="text1"/>
        </w:rPr>
        <w:t xml:space="preserve">conserve resources by </w:t>
      </w:r>
      <w:r w:rsidRPr="002F7F52" w:rsidR="00A6358F">
        <w:rPr>
          <w:color w:val="000000" w:themeColor="text1"/>
        </w:rPr>
        <w:t>download</w:t>
      </w:r>
      <w:r w:rsidR="00FD4606">
        <w:rPr>
          <w:color w:val="000000" w:themeColor="text1"/>
        </w:rPr>
        <w:t>ing</w:t>
      </w:r>
      <w:r w:rsidRPr="002F7F52" w:rsidR="00A6358F">
        <w:rPr>
          <w:color w:val="000000" w:themeColor="text1"/>
        </w:rPr>
        <w:t xml:space="preserve"> only those creative assets with new or changed URLs.</w:t>
      </w:r>
    </w:p>
    <w:p w:rsidRPr="002F7F52" w:rsidR="004F4F39" w:rsidP="004F4F39" w:rsidRDefault="004F4F39" w14:paraId="1FA3501F" w14:textId="77777777">
      <w:pPr>
        <w:spacing w:after="0" w:line="278" w:lineRule="auto"/>
        <w:rPr>
          <w:color w:val="000000" w:themeColor="text1"/>
        </w:rPr>
        <w:pPrChange w:author="Paul Peyla" w:date="2026-04-21T14:25:00Z" w16du:dateUtc="2026-04-21T18:25:00Z" w:id="436">
          <w:pPr>
            <w:spacing w:after="160" w:line="278" w:lineRule="auto"/>
          </w:pPr>
        </w:pPrChange>
      </w:pPr>
    </w:p>
    <w:tbl>
      <w:tblPr>
        <w:tblW w:w="9639" w:type="dxa"/>
        <w:tblLook w:val="04A0" w:firstRow="1" w:lastRow="0" w:firstColumn="1" w:lastColumn="0" w:noHBand="0" w:noVBand="1"/>
      </w:tblPr>
      <w:tblGrid>
        <w:gridCol w:w="1134"/>
        <w:gridCol w:w="8505"/>
      </w:tblGrid>
      <w:tr w:rsidRPr="0016253F" w:rsidR="004F4F39" w:rsidTr="003C62C2" w14:paraId="0BDB9D10" w14:textId="77777777">
        <w:trPr>
          <w:cantSplit/>
          <w:trHeight w:val="600"/>
          <w:ins w:author="Paul Peyla" w:date="2026-04-21T14:25:00Z" w16du:dateUtc="2026-04-21T18:25:00Z" w:id="437"/>
        </w:trPr>
        <w:tc>
          <w:tcPr>
            <w:tcW w:w="1134" w:type="dxa"/>
            <w:tcBorders>
              <w:top w:val="nil"/>
              <w:left w:val="nil"/>
              <w:bottom w:val="nil"/>
              <w:right w:val="nil"/>
            </w:tcBorders>
            <w:shd w:val="clear" w:color="auto" w:fill="D6DCE4" w:themeFill="background2"/>
            <w:noWrap/>
            <w:vAlign w:val="center"/>
            <w:hideMark/>
          </w:tcPr>
          <w:p w:rsidRPr="0016253F" w:rsidR="004F4F39" w:rsidP="003C62C2" w:rsidRDefault="004F4F39" w14:paraId="546AC810" w14:textId="716CA157">
            <w:pPr>
              <w:spacing w:after="0"/>
              <w:rPr>
                <w:ins w:author="Paul Peyla" w:date="2026-04-21T14:25:00Z" w16du:dateUtc="2026-04-21T18:25:00Z" w:id="438"/>
                <w:rFonts w:eastAsia="Times New Roman" w:cs="Times New Roman"/>
                <w:color w:val="E4146E"/>
              </w:rPr>
            </w:pPr>
            <w:ins w:author="Paul Peyla" w:date="2026-04-21T14:25:00Z" w16du:dateUtc="2026-04-21T18:25:00Z" w:id="439">
              <w:r w:rsidRPr="0016253F">
                <w:rPr>
                  <w:rFonts w:eastAsia="Times New Roman" w:cs="Times New Roman"/>
                  <w:color w:val="E4146E"/>
                </w:rPr>
                <w:t>REQ-</w:t>
              </w:r>
              <w:r>
                <w:rPr>
                  <w:rFonts w:eastAsia="Times New Roman" w:cs="Times New Roman"/>
                  <w:color w:val="E4146E"/>
                </w:rPr>
                <w:t>78</w:t>
              </w:r>
            </w:ins>
          </w:p>
        </w:tc>
        <w:tc>
          <w:tcPr>
            <w:tcW w:w="8505" w:type="dxa"/>
            <w:tcBorders>
              <w:top w:val="nil"/>
              <w:left w:val="nil"/>
              <w:bottom w:val="nil"/>
              <w:right w:val="nil"/>
            </w:tcBorders>
            <w:vAlign w:val="center"/>
            <w:hideMark/>
          </w:tcPr>
          <w:p w:rsidRPr="004F4F39" w:rsidR="004F4F39" w:rsidP="003C62C2" w:rsidRDefault="004F4F39" w14:paraId="1F89FDD5" w14:textId="45EC41D0">
            <w:pPr>
              <w:spacing w:after="0"/>
              <w:rPr>
                <w:ins w:author="Paul Peyla" w:date="2026-04-21T14:25:00Z" w16du:dateUtc="2026-04-21T18:25:00Z" w:id="440"/>
                <w:color w:val="E4146E"/>
                <w:rPrChange w:author="Paul Peyla" w:date="2026-04-21T14:25:00Z" w16du:dateUtc="2026-04-21T18:25:00Z" w:id="441">
                  <w:rPr>
                    <w:ins w:author="Paul Peyla" w:date="2026-04-21T14:25:00Z" w16du:dateUtc="2026-04-21T18:25:00Z" w:id="442"/>
                    <w:rFonts w:eastAsia="Times New Roman" w:cs="Times New Roman"/>
                    <w:color w:val="E4146E"/>
                  </w:rPr>
                </w:rPrChange>
              </w:rPr>
            </w:pPr>
            <w:ins w:author="Paul Peyla" w:date="2026-04-21T14:25:00Z" w16du:dateUtc="2026-04-21T18:25:00Z" w:id="443">
              <w:r w:rsidRPr="00AE76BE">
                <w:rPr>
                  <w:color w:val="E4146E"/>
                </w:rPr>
                <w:t xml:space="preserve">The DTS AutoStage Receiver </w:t>
              </w:r>
            </w:ins>
            <w:ins w:author="Paul Peyla" w:date="2026-04-21T14:26:00Z" w16du:dateUtc="2026-04-21T18:26:00Z" w:id="444">
              <w:r>
                <w:rPr>
                  <w:color w:val="E4146E"/>
                </w:rPr>
                <w:t>shall</w:t>
              </w:r>
            </w:ins>
            <w:ins w:author="Paul Peyla" w:date="2026-04-21T14:25:00Z" w16du:dateUtc="2026-04-21T18:25:00Z" w:id="445">
              <w:r w:rsidRPr="00AE76BE">
                <w:rPr>
                  <w:color w:val="E4146E"/>
                </w:rPr>
                <w:t xml:space="preserve"> manage the number of downloaded ads and campaigns based on the amount of available storage, bandwidth, or other technical considerations.</w:t>
              </w:r>
            </w:ins>
          </w:p>
        </w:tc>
      </w:tr>
    </w:tbl>
    <w:p w:rsidR="004F4F39" w:rsidP="00483286" w:rsidRDefault="004F4F39" w14:paraId="1DEC1FCB" w14:textId="77777777">
      <w:pPr>
        <w:spacing w:after="0"/>
      </w:pPr>
    </w:p>
    <w:tbl>
      <w:tblPr>
        <w:tblpPr w:leftFromText="180" w:rightFromText="180" w:vertAnchor="text" w:horzAnchor="margin" w:tblpY="168"/>
        <w:tblW w:w="9639" w:type="dxa"/>
        <w:tblLook w:val="04A0" w:firstRow="1" w:lastRow="0" w:firstColumn="1" w:lastColumn="0" w:noHBand="0" w:noVBand="1"/>
      </w:tblPr>
      <w:tblGrid>
        <w:gridCol w:w="1134"/>
        <w:gridCol w:w="8505"/>
      </w:tblGrid>
      <w:tr w:rsidRPr="0016253F" w:rsidR="00483286" w14:paraId="1EE42E31"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476338" w:rsidR="00483286" w:rsidRDefault="00483286" w14:paraId="57456A29" w14:textId="5CFA3A7F">
            <w:pPr>
              <w:spacing w:after="0"/>
              <w:rPr>
                <w:rFonts w:eastAsia="Times New Roman" w:cs="Times New Roman"/>
                <w:color w:val="7030A0"/>
              </w:rPr>
            </w:pPr>
            <w:r w:rsidRPr="00476338">
              <w:rPr>
                <w:rFonts w:eastAsia="Times New Roman" w:cs="Times New Roman"/>
                <w:color w:val="7030A0"/>
              </w:rPr>
              <w:t>REC-</w:t>
            </w:r>
            <w:r w:rsidR="003A5CB8">
              <w:rPr>
                <w:rFonts w:eastAsia="Times New Roman" w:cs="Times New Roman"/>
                <w:color w:val="7030A0"/>
              </w:rPr>
              <w:t>09</w:t>
            </w:r>
          </w:p>
        </w:tc>
        <w:tc>
          <w:tcPr>
            <w:tcW w:w="8505" w:type="dxa"/>
            <w:tcBorders>
              <w:top w:val="nil"/>
              <w:left w:val="nil"/>
              <w:bottom w:val="nil"/>
              <w:right w:val="nil"/>
            </w:tcBorders>
            <w:vAlign w:val="center"/>
            <w:hideMark/>
          </w:tcPr>
          <w:p w:rsidRPr="00476338" w:rsidR="00483286" w:rsidRDefault="00483286" w14:paraId="1D0689E1" w14:textId="12B414F8">
            <w:pPr>
              <w:spacing w:after="0"/>
              <w:rPr>
                <w:rFonts w:eastAsia="Times New Roman" w:cs="Times New Roman"/>
                <w:color w:val="7030A0"/>
              </w:rPr>
            </w:pPr>
            <w:del w:author="Paul Peyla" w:date="2026-04-21T14:25:00Z" w16du:dateUtc="2026-04-21T18:25:00Z" w:id="446">
              <w:r w:rsidRPr="00476338" w:rsidDel="00D041D4">
                <w:rPr>
                  <w:color w:val="7030A0"/>
                </w:rPr>
                <w:delText xml:space="preserve">The DTS AutoStage Receiver </w:delText>
              </w:r>
              <w:r w:rsidDel="00D041D4">
                <w:rPr>
                  <w:color w:val="7030A0"/>
                </w:rPr>
                <w:delText>should manage the number of downloaded ads and campaigns based on the amount of available storage, bandwidth, or other technical considerations.</w:delText>
              </w:r>
              <w:r w:rsidDel="00D041D4" w:rsidR="00BF6F6E">
                <w:rPr>
                  <w:color w:val="7030A0"/>
                </w:rPr>
                <w:delText xml:space="preserve"> </w:delText>
              </w:r>
            </w:del>
            <w:r w:rsidR="00BF6F6E">
              <w:rPr>
                <w:color w:val="7030A0"/>
              </w:rPr>
              <w:t xml:space="preserve">If </w:t>
            </w:r>
            <w:r w:rsidR="00947421">
              <w:rPr>
                <w:color w:val="7030A0"/>
              </w:rPr>
              <w:t>storage</w:t>
            </w:r>
            <w:r w:rsidR="00E81A6C">
              <w:rPr>
                <w:color w:val="7030A0"/>
              </w:rPr>
              <w:t xml:space="preserve"> is </w:t>
            </w:r>
            <w:commentRangeStart w:id="447"/>
            <w:r w:rsidR="00E81A6C">
              <w:rPr>
                <w:color w:val="7030A0"/>
              </w:rPr>
              <w:t xml:space="preserve">full </w:t>
            </w:r>
            <w:commentRangeEnd w:id="447"/>
            <w:r w:rsidR="00AB02FB">
              <w:rPr>
                <w:rStyle w:val="CommentReference"/>
                <w:color w:val="7030A0"/>
                <w:sz w:val="22"/>
                <w:szCs w:val="22"/>
              </w:rPr>
              <w:commentReference w:id="447"/>
            </w:r>
            <w:r w:rsidR="007806F5">
              <w:rPr>
                <w:color w:val="7030A0"/>
              </w:rPr>
              <w:t xml:space="preserve">when a </w:t>
            </w:r>
            <w:r w:rsidR="00B50C35">
              <w:rPr>
                <w:color w:val="7030A0"/>
              </w:rPr>
              <w:t xml:space="preserve">new campaign </w:t>
            </w:r>
            <w:r w:rsidR="007773D3">
              <w:rPr>
                <w:color w:val="7030A0"/>
              </w:rPr>
              <w:t xml:space="preserve">is </w:t>
            </w:r>
            <w:r w:rsidR="00272B42">
              <w:rPr>
                <w:color w:val="7030A0"/>
              </w:rPr>
              <w:t>retrieved</w:t>
            </w:r>
            <w:r w:rsidR="007773D3">
              <w:rPr>
                <w:color w:val="7030A0"/>
              </w:rPr>
              <w:t xml:space="preserve">, </w:t>
            </w:r>
            <w:r w:rsidR="00C13B25">
              <w:rPr>
                <w:color w:val="7030A0"/>
              </w:rPr>
              <w:t xml:space="preserve">data from </w:t>
            </w:r>
            <w:r w:rsidR="003507A2">
              <w:rPr>
                <w:color w:val="7030A0"/>
              </w:rPr>
              <w:t>the oldest</w:t>
            </w:r>
            <w:r w:rsidR="00DB7DE2">
              <w:rPr>
                <w:color w:val="7030A0"/>
              </w:rPr>
              <w:t xml:space="preserve"> </w:t>
            </w:r>
            <w:r w:rsidR="00091F41">
              <w:rPr>
                <w:color w:val="7030A0"/>
              </w:rPr>
              <w:t xml:space="preserve">campaign(s) </w:t>
            </w:r>
            <w:r w:rsidR="00BF0077">
              <w:rPr>
                <w:color w:val="7030A0"/>
              </w:rPr>
              <w:t>should</w:t>
            </w:r>
            <w:r w:rsidR="00091F41">
              <w:rPr>
                <w:color w:val="7030A0"/>
              </w:rPr>
              <w:t xml:space="preserve"> be removed </w:t>
            </w:r>
            <w:r w:rsidR="00C13B25">
              <w:rPr>
                <w:color w:val="7030A0"/>
              </w:rPr>
              <w:t>to accommodate the most recent campaign.</w:t>
            </w:r>
          </w:p>
        </w:tc>
      </w:tr>
    </w:tbl>
    <w:p w:rsidR="00483286" w:rsidP="00483286" w:rsidRDefault="00483286" w14:paraId="32CCE325" w14:textId="77777777"/>
    <w:tbl>
      <w:tblPr>
        <w:tblW w:w="9639" w:type="dxa"/>
        <w:tblLook w:val="04A0" w:firstRow="1" w:lastRow="0" w:firstColumn="1" w:lastColumn="0" w:noHBand="0" w:noVBand="1"/>
      </w:tblPr>
      <w:tblGrid>
        <w:gridCol w:w="1134"/>
        <w:gridCol w:w="8505"/>
      </w:tblGrid>
      <w:tr w:rsidRPr="0016253F" w:rsidR="00483286" w14:paraId="3F6F15B6"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7932D802" w14:textId="06A2F8DA">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2</w:t>
            </w:r>
            <w:r w:rsidR="00991E09">
              <w:rPr>
                <w:rFonts w:eastAsia="Times New Roman" w:cs="Times New Roman"/>
                <w:color w:val="E4146E"/>
              </w:rPr>
              <w:t>2</w:t>
            </w:r>
          </w:p>
        </w:tc>
        <w:tc>
          <w:tcPr>
            <w:tcW w:w="8505" w:type="dxa"/>
            <w:tcBorders>
              <w:top w:val="nil"/>
              <w:left w:val="nil"/>
              <w:bottom w:val="nil"/>
              <w:right w:val="nil"/>
            </w:tcBorders>
            <w:vAlign w:val="center"/>
            <w:hideMark/>
          </w:tcPr>
          <w:p w:rsidRPr="0016253F" w:rsidR="00483286" w:rsidRDefault="00483286" w14:paraId="2E95AF33" w14:textId="35D162DB">
            <w:pPr>
              <w:spacing w:after="0"/>
              <w:rPr>
                <w:rFonts w:eastAsia="Times New Roman" w:cs="Times New Roman"/>
                <w:color w:val="E4146E"/>
              </w:rPr>
            </w:pPr>
            <w:r>
              <w:rPr>
                <w:color w:val="E4146E"/>
              </w:rPr>
              <w:t xml:space="preserve">The DTS AutoStage Receiver shall support </w:t>
            </w:r>
            <w:commentRangeStart w:id="448"/>
            <w:commentRangeStart w:id="449"/>
            <w:commentRangeStart w:id="450"/>
            <w:commentRangeStart w:id="451"/>
            <w:r>
              <w:rPr>
                <w:color w:val="E4146E"/>
              </w:rPr>
              <w:t xml:space="preserve">storage </w:t>
            </w:r>
            <w:commentRangeEnd w:id="448"/>
            <w:r w:rsidR="005202AF">
              <w:rPr>
                <w:rStyle w:val="CommentReference"/>
                <w:color w:val="E4146E"/>
                <w:sz w:val="22"/>
                <w:szCs w:val="22"/>
              </w:rPr>
              <w:commentReference w:id="448"/>
            </w:r>
            <w:commentRangeEnd w:id="449"/>
            <w:r>
              <w:rPr>
                <w:rStyle w:val="CommentReference"/>
              </w:rPr>
              <w:commentReference w:id="449"/>
            </w:r>
            <w:commentRangeEnd w:id="450"/>
            <w:r>
              <w:rPr>
                <w:rStyle w:val="CommentReference"/>
              </w:rPr>
              <w:commentReference w:id="450"/>
            </w:r>
            <w:commentRangeEnd w:id="451"/>
            <w:r>
              <w:rPr>
                <w:rStyle w:val="CommentReference"/>
              </w:rPr>
              <w:commentReference w:id="451"/>
            </w:r>
            <w:r>
              <w:rPr>
                <w:color w:val="E4146E"/>
              </w:rPr>
              <w:t xml:space="preserve">and playback of </w:t>
            </w:r>
            <w:del w:author="Paul Peyla" w:date="2026-04-06T18:29:00Z" w16du:dateUtc="2026-04-06T22:29:00Z" w:id="453">
              <w:r w:rsidDel="00354AA9">
                <w:rPr>
                  <w:color w:val="E4146E"/>
                </w:rPr>
                <w:delText>welcome a</w:delText>
              </w:r>
            </w:del>
            <w:ins w:author="Paul Peyla" w:date="2026-04-06T18:29:00Z" w16du:dateUtc="2026-04-06T22:29:00Z" w:id="454">
              <w:r w:rsidR="00354AA9">
                <w:rPr>
                  <w:color w:val="E4146E"/>
                </w:rPr>
                <w:t>A</w:t>
              </w:r>
            </w:ins>
            <w:r>
              <w:rPr>
                <w:color w:val="E4146E"/>
              </w:rPr>
              <w:t xml:space="preserve">udio </w:t>
            </w:r>
            <w:del w:author="Paul Peyla" w:date="2026-04-06T18:29:00Z" w16du:dateUtc="2026-04-06T22:29:00Z" w:id="455">
              <w:r w:rsidDel="00354AA9">
                <w:rPr>
                  <w:color w:val="E4146E"/>
                </w:rPr>
                <w:delText>m</w:delText>
              </w:r>
            </w:del>
            <w:ins w:author="Paul Peyla" w:date="2026-04-06T18:29:00Z" w16du:dateUtc="2026-04-06T22:29:00Z" w:id="456">
              <w:r w:rsidR="00354AA9">
                <w:rPr>
                  <w:color w:val="E4146E"/>
                </w:rPr>
                <w:t>M</w:t>
              </w:r>
            </w:ins>
            <w:r>
              <w:rPr>
                <w:color w:val="E4146E"/>
              </w:rPr>
              <w:t xml:space="preserve">essages in MP3 format with bitrates </w:t>
            </w:r>
            <w:commentRangeStart w:id="457"/>
            <w:r>
              <w:rPr>
                <w:color w:val="E4146E"/>
              </w:rPr>
              <w:t>up to 128 kbps</w:t>
            </w:r>
            <w:commentRangeEnd w:id="457"/>
            <w:r w:rsidR="005202AF">
              <w:rPr>
                <w:rStyle w:val="CommentReference"/>
                <w:color w:val="E4146E"/>
                <w:sz w:val="22"/>
                <w:szCs w:val="22"/>
              </w:rPr>
              <w:commentReference w:id="457"/>
            </w:r>
            <w:r>
              <w:rPr>
                <w:color w:val="E4146E"/>
              </w:rPr>
              <w:t>.</w:t>
            </w:r>
          </w:p>
        </w:tc>
      </w:tr>
    </w:tbl>
    <w:p w:rsidR="00483286" w:rsidP="00483286" w:rsidRDefault="00483286" w14:paraId="23A0CD52" w14:textId="77777777"/>
    <w:tbl>
      <w:tblPr>
        <w:tblW w:w="9639" w:type="dxa"/>
        <w:tblLook w:val="04A0" w:firstRow="1" w:lastRow="0" w:firstColumn="1" w:lastColumn="0" w:noHBand="0" w:noVBand="1"/>
      </w:tblPr>
      <w:tblGrid>
        <w:gridCol w:w="1134"/>
        <w:gridCol w:w="8505"/>
      </w:tblGrid>
      <w:tr w:rsidRPr="0016253F" w:rsidR="00241816" w14:paraId="3711AB3A"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2F7F52" w:rsidR="00241816" w:rsidRDefault="00241816" w14:paraId="4C7D6180" w14:textId="659B7CC5">
            <w:pPr>
              <w:spacing w:after="0"/>
              <w:rPr>
                <w:rFonts w:eastAsia="Times New Roman" w:cs="Times New Roman"/>
                <w:color w:val="7030A0"/>
              </w:rPr>
            </w:pPr>
            <w:r w:rsidRPr="002F7F52">
              <w:rPr>
                <w:rFonts w:eastAsia="Times New Roman" w:cs="Times New Roman"/>
                <w:color w:val="7030A0"/>
              </w:rPr>
              <w:t>RE</w:t>
            </w:r>
            <w:r w:rsidRPr="002F7F52" w:rsidR="007A5C2F">
              <w:rPr>
                <w:rFonts w:eastAsia="Times New Roman" w:cs="Times New Roman"/>
                <w:color w:val="7030A0"/>
              </w:rPr>
              <w:t>C-</w:t>
            </w:r>
            <w:r w:rsidR="00BB3FF3">
              <w:rPr>
                <w:rFonts w:eastAsia="Times New Roman" w:cs="Times New Roman"/>
                <w:color w:val="7030A0"/>
              </w:rPr>
              <w:t>16</w:t>
            </w:r>
          </w:p>
        </w:tc>
        <w:tc>
          <w:tcPr>
            <w:tcW w:w="8505" w:type="dxa"/>
            <w:tcBorders>
              <w:top w:val="nil"/>
              <w:left w:val="nil"/>
              <w:bottom w:val="nil"/>
              <w:right w:val="nil"/>
            </w:tcBorders>
            <w:vAlign w:val="center"/>
            <w:hideMark/>
          </w:tcPr>
          <w:p w:rsidRPr="002F7F52" w:rsidR="00241816" w:rsidRDefault="00241816" w14:paraId="01125348" w14:textId="7483D271">
            <w:pPr>
              <w:spacing w:after="0"/>
              <w:rPr>
                <w:rFonts w:eastAsia="Times New Roman" w:cs="Times New Roman"/>
                <w:color w:val="7030A0"/>
              </w:rPr>
            </w:pPr>
            <w:r w:rsidRPr="002F7F52">
              <w:rPr>
                <w:color w:val="7030A0"/>
              </w:rPr>
              <w:t xml:space="preserve">The DTS AutoStage Receiver </w:t>
            </w:r>
            <w:r w:rsidR="009E5827">
              <w:rPr>
                <w:color w:val="7030A0"/>
              </w:rPr>
              <w:t>should</w:t>
            </w:r>
            <w:r w:rsidRPr="002F7F52">
              <w:rPr>
                <w:color w:val="7030A0"/>
              </w:rPr>
              <w:t xml:space="preserve"> accommodate</w:t>
            </w:r>
            <w:r w:rsidR="00813217">
              <w:rPr>
                <w:color w:val="7030A0"/>
              </w:rPr>
              <w:t xml:space="preserve"> storage and playback of </w:t>
            </w:r>
            <w:del w:author="Paul Peyla" w:date="2026-04-06T18:29:00Z" w16du:dateUtc="2026-04-06T22:29:00Z" w:id="458">
              <w:r w:rsidDel="00D42287" w:rsidR="00813217">
                <w:rPr>
                  <w:color w:val="7030A0"/>
                </w:rPr>
                <w:delText xml:space="preserve">welcome </w:delText>
              </w:r>
            </w:del>
            <w:del w:author="Paul Peyla" w:date="2026-04-06T18:30:00Z" w16du:dateUtc="2026-04-06T22:30:00Z" w:id="459">
              <w:r w:rsidDel="00D42287" w:rsidR="00813217">
                <w:rPr>
                  <w:color w:val="7030A0"/>
                </w:rPr>
                <w:delText>a</w:delText>
              </w:r>
            </w:del>
            <w:ins w:author="Paul Peyla" w:date="2026-04-06T18:30:00Z" w16du:dateUtc="2026-04-06T22:30:00Z" w:id="460">
              <w:r w:rsidR="00D42287">
                <w:rPr>
                  <w:color w:val="7030A0"/>
                </w:rPr>
                <w:t>A</w:t>
              </w:r>
            </w:ins>
            <w:r w:rsidR="00813217">
              <w:rPr>
                <w:color w:val="7030A0"/>
              </w:rPr>
              <w:t xml:space="preserve">udio </w:t>
            </w:r>
            <w:ins w:author="Paul Peyla" w:date="2026-04-06T18:30:00Z" w16du:dateUtc="2026-04-06T22:30:00Z" w:id="461">
              <w:r w:rsidR="00D42287">
                <w:rPr>
                  <w:color w:val="7030A0"/>
                </w:rPr>
                <w:t>M</w:t>
              </w:r>
            </w:ins>
            <w:del w:author="Paul Peyla" w:date="2026-04-06T18:30:00Z" w16du:dateUtc="2026-04-06T22:30:00Z" w:id="462">
              <w:r w:rsidDel="00D42287" w:rsidR="00813217">
                <w:rPr>
                  <w:color w:val="7030A0"/>
                </w:rPr>
                <w:delText>m</w:delText>
              </w:r>
            </w:del>
            <w:r w:rsidR="00813217">
              <w:rPr>
                <w:color w:val="7030A0"/>
              </w:rPr>
              <w:t xml:space="preserve">essages in audio formats besides MP3, such as </w:t>
            </w:r>
            <w:del w:author="Paul Peyla" w:date="2026-04-06T18:30:00Z" w16du:dateUtc="2026-04-06T22:30:00Z" w:id="463">
              <w:r w:rsidDel="00D42287" w:rsidR="00813217">
                <w:rPr>
                  <w:color w:val="7030A0"/>
                </w:rPr>
                <w:delText>aac</w:delText>
              </w:r>
            </w:del>
            <w:ins w:author="Paul Peyla" w:date="2026-04-06T18:30:00Z" w16du:dateUtc="2026-04-06T22:30:00Z" w:id="464">
              <w:r w:rsidR="00D42287">
                <w:rPr>
                  <w:color w:val="7030A0"/>
                </w:rPr>
                <w:t>AAC</w:t>
              </w:r>
            </w:ins>
            <w:r w:rsidR="00813217">
              <w:rPr>
                <w:color w:val="7030A0"/>
              </w:rPr>
              <w:t xml:space="preserve">, </w:t>
            </w:r>
            <w:ins w:author="Paul Peyla" w:date="2026-04-06T18:30:00Z" w16du:dateUtc="2026-04-06T22:30:00Z" w:id="465">
              <w:r w:rsidR="00D42287">
                <w:rPr>
                  <w:color w:val="7030A0"/>
                </w:rPr>
                <w:t>WAV</w:t>
              </w:r>
            </w:ins>
            <w:del w:author="Paul Peyla" w:date="2026-04-06T18:30:00Z" w16du:dateUtc="2026-04-06T22:30:00Z" w:id="466">
              <w:r w:rsidDel="00D42287" w:rsidR="00813217">
                <w:rPr>
                  <w:color w:val="7030A0"/>
                </w:rPr>
                <w:delText>wav</w:delText>
              </w:r>
            </w:del>
            <w:r w:rsidR="00813217">
              <w:rPr>
                <w:color w:val="7030A0"/>
              </w:rPr>
              <w:t>, etc</w:t>
            </w:r>
            <w:r w:rsidRPr="002F7F52">
              <w:rPr>
                <w:color w:val="7030A0"/>
              </w:rPr>
              <w:t>.</w:t>
            </w:r>
          </w:p>
        </w:tc>
      </w:tr>
    </w:tbl>
    <w:p w:rsidR="00241816" w:rsidP="00483286" w:rsidRDefault="00241816" w14:paraId="344EB58E" w14:textId="77777777"/>
    <w:tbl>
      <w:tblPr>
        <w:tblW w:w="9639" w:type="dxa"/>
        <w:tblLook w:val="04A0" w:firstRow="1" w:lastRow="0" w:firstColumn="1" w:lastColumn="0" w:noHBand="0" w:noVBand="1"/>
      </w:tblPr>
      <w:tblGrid>
        <w:gridCol w:w="1134"/>
        <w:gridCol w:w="8505"/>
      </w:tblGrid>
      <w:tr w:rsidRPr="0016253F" w:rsidR="00483286" w14:paraId="452F19FE"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6AF19356" w14:textId="35316716">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2</w:t>
            </w:r>
            <w:r w:rsidR="00991E09">
              <w:rPr>
                <w:rFonts w:eastAsia="Times New Roman" w:cs="Times New Roman"/>
                <w:color w:val="E4146E"/>
              </w:rPr>
              <w:t>3</w:t>
            </w:r>
          </w:p>
        </w:tc>
        <w:tc>
          <w:tcPr>
            <w:tcW w:w="8505" w:type="dxa"/>
            <w:tcBorders>
              <w:top w:val="nil"/>
              <w:left w:val="nil"/>
              <w:bottom w:val="nil"/>
              <w:right w:val="nil"/>
            </w:tcBorders>
            <w:vAlign w:val="center"/>
            <w:hideMark/>
          </w:tcPr>
          <w:p w:rsidRPr="0016253F" w:rsidR="00483286" w:rsidRDefault="00483286" w14:paraId="50AE2E32" w14:textId="434C910E">
            <w:pPr>
              <w:spacing w:after="0"/>
              <w:rPr>
                <w:rFonts w:eastAsia="Times New Roman" w:cs="Times New Roman"/>
                <w:color w:val="E4146E"/>
              </w:rPr>
            </w:pPr>
            <w:r>
              <w:rPr>
                <w:color w:val="E4146E"/>
              </w:rPr>
              <w:t xml:space="preserve">The DTS AutoStage Receiver shall accommodate at least 5 MBytes of </w:t>
            </w:r>
            <w:r w:rsidR="00CD10BE">
              <w:rPr>
                <w:color w:val="E4146E"/>
              </w:rPr>
              <w:t>non-volatile</w:t>
            </w:r>
            <w:r>
              <w:rPr>
                <w:color w:val="E4146E"/>
              </w:rPr>
              <w:t xml:space="preserve"> memory for storage of audio ads, metadata, and campaign data.</w:t>
            </w:r>
          </w:p>
        </w:tc>
      </w:tr>
    </w:tbl>
    <w:p w:rsidR="00483286" w:rsidP="00483286" w:rsidRDefault="00483286" w14:paraId="3B04F958" w14:textId="77777777"/>
    <w:tbl>
      <w:tblPr>
        <w:tblW w:w="9639" w:type="dxa"/>
        <w:tblLook w:val="04A0" w:firstRow="1" w:lastRow="0" w:firstColumn="1" w:lastColumn="0" w:noHBand="0" w:noVBand="1"/>
      </w:tblPr>
      <w:tblGrid>
        <w:gridCol w:w="1134"/>
        <w:gridCol w:w="8505"/>
      </w:tblGrid>
      <w:tr w:rsidRPr="00476338" w:rsidR="00483286" w14:paraId="0787BF8F"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476338" w:rsidR="00483286" w:rsidRDefault="00483286" w14:paraId="48DE772A" w14:textId="6B65ACA9">
            <w:pPr>
              <w:spacing w:after="0"/>
              <w:rPr>
                <w:rFonts w:eastAsia="Times New Roman" w:cs="Times New Roman"/>
                <w:color w:val="7030A0"/>
              </w:rPr>
            </w:pPr>
            <w:r w:rsidRPr="00476338">
              <w:rPr>
                <w:rFonts w:eastAsia="Times New Roman" w:cs="Times New Roman"/>
                <w:color w:val="7030A0"/>
              </w:rPr>
              <w:t>REC-</w:t>
            </w:r>
            <w:r>
              <w:rPr>
                <w:rFonts w:eastAsia="Times New Roman" w:cs="Times New Roman"/>
                <w:color w:val="7030A0"/>
              </w:rPr>
              <w:t>1</w:t>
            </w:r>
            <w:r w:rsidR="003A5CB8">
              <w:rPr>
                <w:rFonts w:eastAsia="Times New Roman" w:cs="Times New Roman"/>
                <w:color w:val="7030A0"/>
              </w:rPr>
              <w:t>0</w:t>
            </w:r>
          </w:p>
        </w:tc>
        <w:tc>
          <w:tcPr>
            <w:tcW w:w="8505" w:type="dxa"/>
            <w:tcBorders>
              <w:top w:val="nil"/>
              <w:left w:val="nil"/>
              <w:bottom w:val="nil"/>
              <w:right w:val="nil"/>
            </w:tcBorders>
            <w:vAlign w:val="center"/>
            <w:hideMark/>
          </w:tcPr>
          <w:p w:rsidRPr="00476338" w:rsidR="00483286" w:rsidRDefault="00483286" w14:paraId="198E6A11" w14:textId="77777777">
            <w:pPr>
              <w:spacing w:after="0"/>
              <w:rPr>
                <w:rFonts w:eastAsia="Times New Roman" w:cs="Times New Roman"/>
                <w:color w:val="7030A0"/>
              </w:rPr>
            </w:pPr>
            <w:r w:rsidRPr="00476338">
              <w:rPr>
                <w:color w:val="7030A0"/>
              </w:rPr>
              <w:t xml:space="preserve">The DTS AutoStage Receiver </w:t>
            </w:r>
            <w:r>
              <w:rPr>
                <w:color w:val="7030A0"/>
              </w:rPr>
              <w:t>should</w:t>
            </w:r>
            <w:r w:rsidRPr="00476338">
              <w:rPr>
                <w:color w:val="7030A0"/>
              </w:rPr>
              <w:t xml:space="preserve"> accommodate at least 5</w:t>
            </w:r>
            <w:r>
              <w:rPr>
                <w:color w:val="7030A0"/>
              </w:rPr>
              <w:t>0</w:t>
            </w:r>
            <w:r w:rsidRPr="00476338">
              <w:rPr>
                <w:color w:val="7030A0"/>
              </w:rPr>
              <w:t xml:space="preserve"> Mbytes of non-volatile memory for storage of audio ads, metadata, and campaign data.</w:t>
            </w:r>
          </w:p>
        </w:tc>
      </w:tr>
    </w:tbl>
    <w:p w:rsidR="00483286" w:rsidP="00483286" w:rsidRDefault="00483286" w14:paraId="7DCC78F5" w14:textId="77777777"/>
    <w:tbl>
      <w:tblPr>
        <w:tblW w:w="9639" w:type="dxa"/>
        <w:tblLook w:val="04A0" w:firstRow="1" w:lastRow="0" w:firstColumn="1" w:lastColumn="0" w:noHBand="0" w:noVBand="1"/>
      </w:tblPr>
      <w:tblGrid>
        <w:gridCol w:w="1134"/>
        <w:gridCol w:w="10135"/>
      </w:tblGrid>
      <w:tr w:rsidRPr="00CA19A2" w:rsidR="00483286" w14:paraId="5BDEEA93"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2F7F52" w:rsidR="00483286" w:rsidRDefault="00483286" w14:paraId="28494F0F" w14:textId="711EC5B2">
            <w:pPr>
              <w:spacing w:after="0"/>
              <w:rPr>
                <w:rFonts w:eastAsia="Times New Roman" w:cs="Times New Roman"/>
                <w:color w:val="7030A0"/>
              </w:rPr>
            </w:pPr>
            <w:r w:rsidRPr="002F7F52">
              <w:rPr>
                <w:rFonts w:eastAsia="Times New Roman" w:cs="Times New Roman"/>
                <w:color w:val="7030A0"/>
              </w:rPr>
              <w:t>RE</w:t>
            </w:r>
            <w:r w:rsidR="00D12981">
              <w:rPr>
                <w:rFonts w:eastAsia="Times New Roman" w:cs="Times New Roman"/>
                <w:color w:val="7030A0"/>
              </w:rPr>
              <w:t>C</w:t>
            </w:r>
            <w:r w:rsidRPr="002F7F52">
              <w:rPr>
                <w:rFonts w:eastAsia="Times New Roman" w:cs="Times New Roman"/>
                <w:color w:val="7030A0"/>
              </w:rPr>
              <w:t>-</w:t>
            </w:r>
            <w:r w:rsidR="00D12981">
              <w:rPr>
                <w:rFonts w:eastAsia="Times New Roman" w:cs="Times New Roman"/>
                <w:color w:val="7030A0"/>
              </w:rPr>
              <w:t>15</w:t>
            </w:r>
          </w:p>
        </w:tc>
        <w:tc>
          <w:tcPr>
            <w:tcW w:w="8505" w:type="dxa"/>
            <w:tcBorders>
              <w:top w:val="nil"/>
              <w:left w:val="nil"/>
              <w:bottom w:val="nil"/>
              <w:right w:val="nil"/>
            </w:tcBorders>
            <w:vAlign w:val="center"/>
            <w:hideMark/>
          </w:tcPr>
          <w:p w:rsidRPr="002F7F52" w:rsidR="00483286" w:rsidRDefault="00483286" w14:paraId="1F6AB643" w14:textId="3221DA42">
            <w:pPr>
              <w:spacing w:after="0"/>
              <w:rPr>
                <w:color w:val="7030A0"/>
              </w:rPr>
            </w:pPr>
            <w:commentRangeStart w:id="467"/>
            <w:commentRangeStart w:id="468"/>
            <w:commentRangeStart w:id="469"/>
            <w:commentRangeStart w:id="470"/>
            <w:commentRangeStart w:id="471"/>
            <w:commentRangeStart w:id="472"/>
            <w:commentRangeStart w:id="473"/>
            <w:commentRangeStart w:id="474"/>
            <w:commentRangeStart w:id="475"/>
            <w:commentRangeStart w:id="476"/>
            <w:commentRangeStart w:id="477"/>
            <w:commentRangeStart w:id="478"/>
            <w:r w:rsidRPr="002F7F52">
              <w:rPr>
                <w:color w:val="7030A0"/>
              </w:rPr>
              <w:t xml:space="preserve">The DTS AutoStage Receiver </w:t>
            </w:r>
            <w:r w:rsidRPr="002F7F52" w:rsidR="00D12981">
              <w:rPr>
                <w:color w:val="7030A0"/>
              </w:rPr>
              <w:t xml:space="preserve">should </w:t>
            </w:r>
            <w:r w:rsidRPr="002F7F52">
              <w:rPr>
                <w:color w:val="7030A0"/>
              </w:rPr>
              <w:t xml:space="preserve">report </w:t>
            </w:r>
            <w:r w:rsidR="00B86479">
              <w:rPr>
                <w:color w:val="7030A0"/>
              </w:rPr>
              <w:t xml:space="preserve">cache hit and miss </w:t>
            </w:r>
            <w:r w:rsidRPr="002F7F52">
              <w:rPr>
                <w:color w:val="7030A0"/>
              </w:rPr>
              <w:t>diagnostics to the DTS AutoStage API.</w:t>
            </w:r>
            <w:commentRangeEnd w:id="471"/>
            <w:r w:rsidRPr="002F7F52" w:rsidR="005E2CE5">
              <w:rPr>
                <w:rStyle w:val="CommentReference"/>
                <w:color w:val="7030A0"/>
                <w:sz w:val="22"/>
                <w:szCs w:val="22"/>
              </w:rPr>
              <w:commentReference w:id="471"/>
            </w:r>
            <w:commentRangeEnd w:id="472"/>
            <w:r>
              <w:rPr>
                <w:rStyle w:val="CommentReference"/>
              </w:rPr>
              <w:commentReference w:id="472"/>
            </w:r>
            <w:commentRangeEnd w:id="473"/>
            <w:r>
              <w:rPr>
                <w:rStyle w:val="CommentReference"/>
              </w:rPr>
              <w:commentReference w:id="473"/>
            </w:r>
            <w:commentRangeEnd w:id="474"/>
            <w:r>
              <w:rPr>
                <w:rStyle w:val="CommentReference"/>
              </w:rPr>
              <w:commentReference w:id="474"/>
            </w:r>
            <w:commentRangeEnd w:id="475"/>
            <w:r>
              <w:rPr>
                <w:rStyle w:val="CommentReference"/>
              </w:rPr>
              <w:commentReference w:id="475"/>
            </w:r>
            <w:commentRangeEnd w:id="476"/>
            <w:r>
              <w:rPr>
                <w:rStyle w:val="CommentReference"/>
              </w:rPr>
              <w:commentReference w:id="476"/>
            </w:r>
            <w:commentRangeEnd w:id="477"/>
            <w:r>
              <w:rPr>
                <w:rStyle w:val="CommentReference"/>
              </w:rPr>
              <w:commentReference w:id="477"/>
            </w:r>
            <w:commentRangeEnd w:id="478"/>
            <w:r>
              <w:rPr>
                <w:rStyle w:val="CommentReference"/>
              </w:rPr>
              <w:commentReference w:id="478"/>
            </w:r>
            <w:commentRangeEnd w:id="467"/>
            <w:r w:rsidRPr="002F7F52">
              <w:rPr>
                <w:rStyle w:val="CommentReference"/>
                <w:color w:val="7030A0"/>
                <w:sz w:val="22"/>
                <w:szCs w:val="22"/>
              </w:rPr>
              <w:commentReference w:id="467"/>
            </w:r>
            <w:commentRangeEnd w:id="468"/>
            <w:r>
              <w:rPr>
                <w:rStyle w:val="CommentReference"/>
              </w:rPr>
              <w:commentReference w:id="468"/>
            </w:r>
            <w:commentRangeEnd w:id="469"/>
            <w:r>
              <w:rPr>
                <w:rStyle w:val="CommentReference"/>
              </w:rPr>
              <w:commentReference w:id="469"/>
            </w:r>
            <w:commentRangeEnd w:id="470"/>
            <w:r>
              <w:rPr>
                <w:rStyle w:val="CommentReference"/>
              </w:rPr>
              <w:commentReference w:id="470"/>
            </w:r>
          </w:p>
        </w:tc>
      </w:tr>
    </w:tbl>
    <w:p w:rsidR="00483286" w:rsidP="00483286" w:rsidRDefault="00483286" w14:paraId="11D9F920" w14:textId="77777777"/>
    <w:tbl>
      <w:tblPr>
        <w:tblW w:w="9639" w:type="dxa"/>
        <w:tblLook w:val="04A0" w:firstRow="1" w:lastRow="0" w:firstColumn="1" w:lastColumn="0" w:noHBand="0" w:noVBand="1"/>
      </w:tblPr>
      <w:tblGrid>
        <w:gridCol w:w="1134"/>
        <w:gridCol w:w="8505"/>
      </w:tblGrid>
      <w:tr w:rsidRPr="0016253F" w:rsidR="008F79CF" w14:paraId="647957FF"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C6094A" w:rsidR="008F79CF" w:rsidRDefault="008F79CF" w14:paraId="7D3BFEAE" w14:textId="17B62EAD">
            <w:pPr>
              <w:spacing w:after="0"/>
              <w:rPr>
                <w:rFonts w:eastAsia="Times New Roman" w:cs="Times New Roman"/>
                <w:color w:val="E4146E"/>
              </w:rPr>
            </w:pPr>
            <w:r w:rsidRPr="00C6094A">
              <w:rPr>
                <w:rFonts w:eastAsia="Times New Roman" w:cs="Times New Roman"/>
                <w:color w:val="E4146E"/>
              </w:rPr>
              <w:t>REQ-</w:t>
            </w:r>
            <w:r w:rsidR="00991E09">
              <w:rPr>
                <w:rFonts w:eastAsia="Times New Roman" w:cs="Times New Roman"/>
                <w:color w:val="E4146E"/>
              </w:rPr>
              <w:t>25</w:t>
            </w:r>
          </w:p>
        </w:tc>
        <w:tc>
          <w:tcPr>
            <w:tcW w:w="8505" w:type="dxa"/>
            <w:tcBorders>
              <w:top w:val="nil"/>
              <w:left w:val="nil"/>
              <w:bottom w:val="nil"/>
              <w:right w:val="nil"/>
            </w:tcBorders>
            <w:vAlign w:val="center"/>
          </w:tcPr>
          <w:p w:rsidRPr="00C6094A" w:rsidR="008F79CF" w:rsidRDefault="008F79CF" w14:paraId="01A650E0" w14:textId="66E6A290">
            <w:pPr>
              <w:spacing w:after="0"/>
              <w:rPr>
                <w:rFonts w:eastAsia="Times New Roman" w:cs="Times New Roman"/>
                <w:color w:val="E4146E"/>
              </w:rPr>
            </w:pPr>
            <w:commentRangeStart w:id="490"/>
            <w:commentRangeStart w:id="491"/>
            <w:r w:rsidRPr="00C6094A">
              <w:rPr>
                <w:rFonts w:eastAsia="Times New Roman" w:cs="Times New Roman"/>
                <w:color w:val="E4146E"/>
              </w:rPr>
              <w:t xml:space="preserve">When a campaign terminates, the DTS AutoStage Receiver shall </w:t>
            </w:r>
            <w:r w:rsidR="00EA4558">
              <w:rPr>
                <w:rFonts w:eastAsia="Times New Roman" w:cs="Times New Roman"/>
                <w:color w:val="E4146E"/>
              </w:rPr>
              <w:t>remove</w:t>
            </w:r>
            <w:r w:rsidRPr="00C6094A">
              <w:rPr>
                <w:rFonts w:eastAsia="Times New Roman" w:cs="Times New Roman"/>
                <w:color w:val="E4146E"/>
              </w:rPr>
              <w:t xml:space="preserve"> associated </w:t>
            </w:r>
            <w:del w:author="Paul Peyla" w:date="2026-04-06T18:31:00Z" w16du:dateUtc="2026-04-06T22:31:00Z" w:id="492">
              <w:r w:rsidRPr="00C6094A" w:rsidDel="00636E10">
                <w:rPr>
                  <w:rFonts w:eastAsia="Times New Roman" w:cs="Times New Roman"/>
                  <w:color w:val="E4146E"/>
                </w:rPr>
                <w:delText>welcome a</w:delText>
              </w:r>
            </w:del>
            <w:ins w:author="Paul Peyla" w:date="2026-04-06T18:31:00Z" w16du:dateUtc="2026-04-06T22:31:00Z" w:id="493">
              <w:r w:rsidR="00636E10">
                <w:rPr>
                  <w:rFonts w:eastAsia="Times New Roman" w:cs="Times New Roman"/>
                  <w:color w:val="E4146E"/>
                </w:rPr>
                <w:t>A</w:t>
              </w:r>
            </w:ins>
            <w:r w:rsidRPr="00C6094A">
              <w:rPr>
                <w:rFonts w:eastAsia="Times New Roman" w:cs="Times New Roman"/>
                <w:color w:val="E4146E"/>
              </w:rPr>
              <w:t xml:space="preserve">udio </w:t>
            </w:r>
            <w:del w:author="Paul Peyla" w:date="2026-04-06T18:31:00Z" w16du:dateUtc="2026-04-06T22:31:00Z" w:id="494">
              <w:r w:rsidRPr="00C6094A" w:rsidDel="00636E10">
                <w:rPr>
                  <w:rFonts w:eastAsia="Times New Roman" w:cs="Times New Roman"/>
                  <w:color w:val="E4146E"/>
                </w:rPr>
                <w:delText>m</w:delText>
              </w:r>
            </w:del>
            <w:ins w:author="Paul Peyla" w:date="2026-04-06T18:31:00Z" w16du:dateUtc="2026-04-06T22:31:00Z" w:id="495">
              <w:r w:rsidR="00636E10">
                <w:rPr>
                  <w:rFonts w:eastAsia="Times New Roman" w:cs="Times New Roman"/>
                  <w:color w:val="E4146E"/>
                </w:rPr>
                <w:t>M</w:t>
              </w:r>
            </w:ins>
            <w:r w:rsidRPr="00C6094A">
              <w:rPr>
                <w:rFonts w:eastAsia="Times New Roman" w:cs="Times New Roman"/>
                <w:color w:val="E4146E"/>
              </w:rPr>
              <w:t xml:space="preserve">essages, along with related campaign data, from </w:t>
            </w:r>
            <w:r>
              <w:rPr>
                <w:color w:val="E4146E"/>
              </w:rPr>
              <w:t>non-volatile</w:t>
            </w:r>
            <w:r w:rsidRPr="00C6094A">
              <w:rPr>
                <w:rFonts w:eastAsia="Times New Roman" w:cs="Times New Roman"/>
                <w:color w:val="E4146E"/>
              </w:rPr>
              <w:t xml:space="preserve"> memory.</w:t>
            </w:r>
            <w:commentRangeEnd w:id="490"/>
            <w:r w:rsidRPr="00C6094A">
              <w:rPr>
                <w:rStyle w:val="CommentReference"/>
                <w:rFonts w:eastAsia="Times New Roman" w:cs="Times New Roman"/>
                <w:color w:val="E4146E"/>
                <w:sz w:val="22"/>
                <w:szCs w:val="22"/>
              </w:rPr>
              <w:commentReference w:id="490"/>
            </w:r>
            <w:commentRangeEnd w:id="491"/>
            <w:r>
              <w:rPr>
                <w:rStyle w:val="CommentReference"/>
              </w:rPr>
              <w:commentReference w:id="491"/>
            </w:r>
          </w:p>
        </w:tc>
      </w:tr>
    </w:tbl>
    <w:p w:rsidR="008F79CF" w:rsidP="00483286" w:rsidRDefault="008F79CF" w14:paraId="73A8A81F" w14:textId="77777777"/>
    <w:p w:rsidR="00483286" w:rsidP="00BD1B33" w:rsidRDefault="00483286" w14:paraId="7236ED6E" w14:textId="77777777">
      <w:pPr>
        <w:pStyle w:val="Heading3"/>
      </w:pPr>
      <w:bookmarkStart w:name="_Toc226548642" w:id="496"/>
      <w:r>
        <w:t>Live Phase</w:t>
      </w:r>
      <w:bookmarkEnd w:id="496"/>
    </w:p>
    <w:p w:rsidR="00483286" w:rsidP="00483286" w:rsidRDefault="00483286" w14:paraId="403F86A1" w14:textId="32F6BDF0">
      <w:r>
        <w:t xml:space="preserve">Following download and storage, </w:t>
      </w:r>
      <w:del w:author="Paul Peyla" w:date="2026-04-07T15:55:00Z" w16du:dateUtc="2026-04-07T19:55:00Z" w:id="497">
        <w:r w:rsidDel="00182217">
          <w:delText>welcome a</w:delText>
        </w:r>
      </w:del>
      <w:ins w:author="Paul Peyla" w:date="2026-04-07T15:55:00Z" w16du:dateUtc="2026-04-07T19:55:00Z" w:id="498">
        <w:r w:rsidR="00182217">
          <w:t>A</w:t>
        </w:r>
      </w:ins>
      <w:r>
        <w:t xml:space="preserve">udio </w:t>
      </w:r>
      <w:del w:author="Paul Peyla" w:date="2026-04-07T15:55:00Z" w16du:dateUtc="2026-04-07T19:55:00Z" w:id="499">
        <w:r w:rsidDel="00182217">
          <w:delText>m</w:delText>
        </w:r>
      </w:del>
      <w:ins w:author="Paul Peyla" w:date="2026-04-07T15:55:00Z" w16du:dateUtc="2026-04-07T19:55:00Z" w:id="500">
        <w:r w:rsidR="00182217">
          <w:t>M</w:t>
        </w:r>
      </w:ins>
      <w:r>
        <w:t xml:space="preserve">essages are played </w:t>
      </w:r>
      <w:ins w:author="Paul Peyla" w:date="2026-04-07T15:54:00Z" w16du:dateUtc="2026-04-07T19:54:00Z" w:id="501">
        <w:r w:rsidR="00182217">
          <w:t xml:space="preserve">during the live phase of </w:t>
        </w:r>
      </w:ins>
      <w:ins w:author="Paul Peyla" w:date="2026-04-07T15:55:00Z" w16du:dateUtc="2026-04-07T19:55:00Z" w:id="502">
        <w:r w:rsidR="00182217">
          <w:t>a</w:t>
        </w:r>
      </w:ins>
      <w:ins w:author="Paul Peyla" w:date="2026-04-07T15:54:00Z" w16du:dateUtc="2026-04-07T19:54:00Z" w:id="503">
        <w:r w:rsidR="00182217">
          <w:t xml:space="preserve"> campaign at</w:t>
        </w:r>
      </w:ins>
      <w:del w:author="Paul Peyla" w:date="2026-04-07T15:54:00Z" w16du:dateUtc="2026-04-07T19:54:00Z" w:id="504">
        <w:r w:rsidDel="00182217">
          <w:delText>upon</w:delText>
        </w:r>
      </w:del>
      <w:r>
        <w:t xml:space="preserve"> </w:t>
      </w:r>
      <w:del w:author="Paul Peyla" w:date="2026-04-07T15:54:00Z" w16du:dateUtc="2026-04-07T19:54:00Z" w:id="505">
        <w:r w:rsidDel="00182217">
          <w:delText>vehicle startup</w:delText>
        </w:r>
      </w:del>
      <w:ins w:author="Paul Peyla" w:date="2026-04-07T15:54:00Z" w16du:dateUtc="2026-04-07T19:54:00Z" w:id="506">
        <w:r w:rsidR="00182217">
          <w:t>predetermined moments in the driving experience</w:t>
        </w:r>
      </w:ins>
      <w:del w:author="Paul Peyla" w:date="2026-04-07T15:54:00Z" w16du:dateUtc="2026-04-07T19:54:00Z" w:id="507">
        <w:r w:rsidDel="00182217">
          <w:delText xml:space="preserve"> during the live phase of the campaign</w:delText>
        </w:r>
      </w:del>
      <w:r>
        <w:t>. Connectivity is not required for playback, as ads will have already been cached from previous driving sessions.</w:t>
      </w:r>
    </w:p>
    <w:p w:rsidR="008561E0" w:rsidP="002F7F52" w:rsidRDefault="008561E0" w14:paraId="7647F893" w14:textId="0B060124">
      <w:pPr>
        <w:pStyle w:val="Heading4"/>
      </w:pPr>
      <w:r>
        <w:t>Ad Selection</w:t>
      </w:r>
    </w:p>
    <w:p w:rsidR="002F0B47" w:rsidP="00DC03D3" w:rsidRDefault="009E3FC4" w14:paraId="4B76FCBC" w14:textId="75950B67">
      <w:del w:author="Paul Peyla" w:date="2026-04-07T15:57:00Z" w16du:dateUtc="2026-04-07T19:57:00Z" w:id="508">
        <w:r w:rsidDel="00CF61B5">
          <w:delText>U</w:delText>
        </w:r>
        <w:r w:rsidDel="00CF61B5" w:rsidR="006D4420">
          <w:delText>pon vehicle startup</w:delText>
        </w:r>
      </w:del>
      <w:ins w:author="Paul Peyla" w:date="2026-04-07T15:57:00Z" w16du:dateUtc="2026-04-07T19:57:00Z" w:id="509">
        <w:r w:rsidR="00CF61B5">
          <w:t>When it is time for playback</w:t>
        </w:r>
      </w:ins>
      <w:r w:rsidR="008106F6">
        <w:t>,</w:t>
      </w:r>
      <w:r w:rsidR="006D4420">
        <w:t xml:space="preserve"> the receiver must select an ad </w:t>
      </w:r>
      <w:del w:author="Paul Peyla" w:date="2026-04-07T15:57:00Z" w16du:dateUtc="2026-04-07T19:57:00Z" w:id="510">
        <w:r w:rsidDel="00CF61B5" w:rsidR="00FC7710">
          <w:delText xml:space="preserve">for playback </w:delText>
        </w:r>
      </w:del>
      <w:r>
        <w:t xml:space="preserve">from </w:t>
      </w:r>
      <w:r w:rsidR="00283B78">
        <w:t>all</w:t>
      </w:r>
      <w:r>
        <w:t xml:space="preserve"> campaigns cached in the vehicle.</w:t>
      </w:r>
      <w:r w:rsidR="00E52E63">
        <w:t xml:space="preserve"> Any campaigns</w:t>
      </w:r>
      <w:r w:rsidR="00AC355E">
        <w:t xml:space="preserve"> or ads</w:t>
      </w:r>
      <w:r w:rsidR="00E52E63">
        <w:t xml:space="preserve"> that do not </w:t>
      </w:r>
      <w:r w:rsidR="00B514F5">
        <w:t>meet the</w:t>
      </w:r>
      <w:r w:rsidR="006C52A1">
        <w:t xml:space="preserve"> </w:t>
      </w:r>
      <w:r w:rsidR="00B514F5">
        <w:t xml:space="preserve">scheduling constraints described below </w:t>
      </w:r>
      <w:r w:rsidR="00E975FA">
        <w:t>(</w:t>
      </w:r>
      <w:r w:rsidR="00DC6DD9">
        <w:t xml:space="preserve">start/end times, </w:t>
      </w:r>
      <w:r w:rsidR="00823481">
        <w:t xml:space="preserve">geo-location, </w:t>
      </w:r>
      <w:r w:rsidR="00131DDC">
        <w:t xml:space="preserve">frequency capping, etc.) </w:t>
      </w:r>
      <w:r w:rsidR="00F46D30">
        <w:t>a</w:t>
      </w:r>
      <w:r w:rsidR="005032AA">
        <w:t xml:space="preserve">re </w:t>
      </w:r>
      <w:r w:rsidR="00F5498D">
        <w:t>ex</w:t>
      </w:r>
      <w:r w:rsidR="00F0435C">
        <w:t>c</w:t>
      </w:r>
      <w:r w:rsidR="00F5498D">
        <w:t>luded</w:t>
      </w:r>
      <w:r w:rsidR="005032AA">
        <w:t xml:space="preserve">. </w:t>
      </w:r>
      <w:r w:rsidR="00FF09E4">
        <w:t>From the remaining eligible ads, the receiver should select</w:t>
      </w:r>
      <w:r w:rsidRPr="002F0B47" w:rsidR="002F0B47">
        <w:t xml:space="preserve"> the least recently played ad.</w:t>
      </w:r>
    </w:p>
    <w:tbl>
      <w:tblPr>
        <w:tblW w:w="9639" w:type="dxa"/>
        <w:tblLook w:val="04A0" w:firstRow="1" w:lastRow="0" w:firstColumn="1" w:lastColumn="0" w:noHBand="0" w:noVBand="1"/>
      </w:tblPr>
      <w:tblGrid>
        <w:gridCol w:w="1134"/>
        <w:gridCol w:w="8505"/>
      </w:tblGrid>
      <w:tr w:rsidRPr="0016253F" w:rsidR="00605D5B" w14:paraId="596170E8"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605D5B" w:rsidRDefault="00605D5B" w14:paraId="302C6746" w14:textId="77777777">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49</w:t>
            </w:r>
          </w:p>
        </w:tc>
        <w:tc>
          <w:tcPr>
            <w:tcW w:w="8505" w:type="dxa"/>
            <w:tcBorders>
              <w:top w:val="nil"/>
              <w:left w:val="nil"/>
              <w:bottom w:val="nil"/>
              <w:right w:val="nil"/>
            </w:tcBorders>
            <w:vAlign w:val="center"/>
            <w:hideMark/>
          </w:tcPr>
          <w:p w:rsidRPr="0016253F" w:rsidR="00605D5B" w:rsidRDefault="00605D5B" w14:paraId="3282A785" w14:textId="5FA3A0FB">
            <w:pPr>
              <w:spacing w:after="0"/>
              <w:rPr>
                <w:rFonts w:eastAsia="Times New Roman" w:cs="Times New Roman"/>
                <w:color w:val="E4146E"/>
              </w:rPr>
            </w:pPr>
            <w:del w:author="Paul Peyla" w:date="2026-04-07T15:58:00Z" w16du:dateUtc="2026-04-07T19:58:00Z" w:id="511">
              <w:r w:rsidDel="00CF61B5">
                <w:rPr>
                  <w:color w:val="E4146E"/>
                </w:rPr>
                <w:delText>Upon vehicle startup, t</w:delText>
              </w:r>
            </w:del>
            <w:ins w:author="Paul Peyla" w:date="2026-04-07T15:58:00Z" w16du:dateUtc="2026-04-07T19:58:00Z" w:id="512">
              <w:r w:rsidR="00CF61B5">
                <w:rPr>
                  <w:color w:val="E4146E"/>
                </w:rPr>
                <w:t>T</w:t>
              </w:r>
            </w:ins>
            <w:r>
              <w:rPr>
                <w:color w:val="E4146E"/>
              </w:rPr>
              <w:t>he DTS AutoStage Receiver shall select from cache memory an appropriate ad for playout according to relevant manufacturer and campaign rules.</w:t>
            </w:r>
          </w:p>
        </w:tc>
      </w:tr>
    </w:tbl>
    <w:p w:rsidR="00605D5B" w:rsidRDefault="00605D5B" w14:paraId="2F45C03C" w14:textId="77777777">
      <w:pPr>
        <w:spacing w:after="0"/>
        <w:pPrChange w:author="Paul Peyla" w:date="2026-04-07T16:18:00Z" w16du:dateUtc="2026-04-07T20:18:00Z" w:id="513">
          <w:pPr/>
        </w:pPrChange>
      </w:pPr>
    </w:p>
    <w:p w:rsidRPr="002F0B47" w:rsidR="00EA38D1" w:rsidP="002F7F52" w:rsidRDefault="00EA38D1" w14:paraId="58DA76CC" w14:textId="6AD3F0A2">
      <w:r>
        <w:t xml:space="preserve">A </w:t>
      </w:r>
      <w:r w:rsidR="00384660">
        <w:t>recommended</w:t>
      </w:r>
      <w:r>
        <w:t xml:space="preserve"> </w:t>
      </w:r>
      <w:r w:rsidR="00903463">
        <w:t xml:space="preserve">ad </w:t>
      </w:r>
      <w:r w:rsidR="001F3332">
        <w:t xml:space="preserve">selection </w:t>
      </w:r>
      <w:r>
        <w:t>al</w:t>
      </w:r>
      <w:r w:rsidR="001F3332">
        <w:t xml:space="preserve">gorithm is </w:t>
      </w:r>
      <w:r w:rsidR="006D21AE">
        <w:t>described</w:t>
      </w:r>
      <w:r w:rsidR="001F3332">
        <w:t xml:space="preserve"> in</w:t>
      </w:r>
      <w:r w:rsidR="00384660">
        <w:t xml:space="preserve"> Subsection</w:t>
      </w:r>
      <w:r w:rsidR="001F3332">
        <w:t xml:space="preserve"> </w:t>
      </w:r>
      <w:r w:rsidR="00384660">
        <w:fldChar w:fldCharType="begin"/>
      </w:r>
      <w:r w:rsidR="00384660">
        <w:instrText xml:space="preserve"> REF _Ref215755610 \r \h </w:instrText>
      </w:r>
      <w:r w:rsidR="00384660">
        <w:fldChar w:fldCharType="separate"/>
      </w:r>
      <w:ins w:author="Paul Peyla" w:date="2026-04-07T15:58:00Z" w16du:dateUtc="2026-04-07T19:58:00Z" w:id="514">
        <w:r w:rsidR="00CF61B5">
          <w:t>1.3.2.1.5</w:t>
        </w:r>
      </w:ins>
      <w:del w:author="Paul Peyla" w:date="2026-04-07T15:58:00Z" w16du:dateUtc="2026-04-07T19:58:00Z" w:id="515">
        <w:r w:rsidDel="00CF61B5" w:rsidR="00384660">
          <w:delText>1.3.2.1.4</w:delText>
        </w:r>
      </w:del>
      <w:r w:rsidR="00384660">
        <w:fldChar w:fldCharType="end"/>
      </w:r>
      <w:r w:rsidR="00384660">
        <w:t>.</w:t>
      </w:r>
    </w:p>
    <w:p w:rsidRPr="00AE7700" w:rsidR="00483286" w:rsidP="002F7F52" w:rsidRDefault="00483286" w14:paraId="601C9718" w14:textId="77777777">
      <w:pPr>
        <w:pStyle w:val="Heading5"/>
      </w:pPr>
      <w:r w:rsidRPr="00AA33C9">
        <w:t>Scheduling</w:t>
      </w:r>
    </w:p>
    <w:p w:rsidR="00483286" w:rsidP="00483286" w:rsidRDefault="00483286" w14:paraId="43DD4DEF" w14:textId="6237C396">
      <w:r>
        <w:t xml:space="preserve">Campaign schedules define when ads can be played, and when they cannot. For instance, rules could limit the start and end times of the </w:t>
      </w:r>
      <w:r w:rsidR="00FC42DA">
        <w:t>l</w:t>
      </w:r>
      <w:r>
        <w:t>ive phase</w:t>
      </w:r>
      <w:r w:rsidR="00FC42DA">
        <w:t xml:space="preserve"> of the campaign</w:t>
      </w:r>
      <w:r>
        <w:t xml:space="preserve">. </w:t>
      </w:r>
    </w:p>
    <w:tbl>
      <w:tblPr>
        <w:tblW w:w="9639" w:type="dxa"/>
        <w:tblLook w:val="04A0" w:firstRow="1" w:lastRow="0" w:firstColumn="1" w:lastColumn="0" w:noHBand="0" w:noVBand="1"/>
      </w:tblPr>
      <w:tblGrid>
        <w:gridCol w:w="1134"/>
        <w:gridCol w:w="8505"/>
      </w:tblGrid>
      <w:tr w:rsidRPr="0016253F" w:rsidR="00483286" w14:paraId="3F720868"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1C0397FA" w14:textId="105737FF">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2</w:t>
            </w:r>
            <w:r w:rsidR="00991E09">
              <w:rPr>
                <w:rFonts w:eastAsia="Times New Roman" w:cs="Times New Roman"/>
                <w:color w:val="E4146E"/>
              </w:rPr>
              <w:t>6</w:t>
            </w:r>
          </w:p>
        </w:tc>
        <w:tc>
          <w:tcPr>
            <w:tcW w:w="8505" w:type="dxa"/>
            <w:tcBorders>
              <w:top w:val="nil"/>
              <w:left w:val="nil"/>
              <w:bottom w:val="nil"/>
              <w:right w:val="nil"/>
            </w:tcBorders>
            <w:vAlign w:val="center"/>
          </w:tcPr>
          <w:p w:rsidRPr="0016253F" w:rsidR="00483286" w:rsidRDefault="00483286" w14:paraId="50EA169B" w14:textId="24F09AFC">
            <w:pPr>
              <w:spacing w:after="0"/>
              <w:rPr>
                <w:rFonts w:eastAsia="Times New Roman" w:cs="Times New Roman"/>
                <w:color w:val="E4146E"/>
              </w:rPr>
            </w:pPr>
            <w:r>
              <w:rPr>
                <w:rFonts w:eastAsia="Times New Roman" w:cs="Times New Roman"/>
                <w:color w:val="E4146E"/>
              </w:rPr>
              <w:t>The DTS AutoStage Receiver shall play a</w:t>
            </w:r>
            <w:ins w:author="Paul Peyla" w:date="2026-04-07T16:19:00Z" w16du:dateUtc="2026-04-07T20:19:00Z" w:id="516">
              <w:r w:rsidR="00C72992">
                <w:rPr>
                  <w:rFonts w:eastAsia="Times New Roman" w:cs="Times New Roman"/>
                  <w:color w:val="E4146E"/>
                </w:rPr>
                <w:t>n</w:t>
              </w:r>
            </w:ins>
            <w:r>
              <w:rPr>
                <w:rFonts w:eastAsia="Times New Roman" w:cs="Times New Roman"/>
                <w:color w:val="E4146E"/>
              </w:rPr>
              <w:t xml:space="preserve"> </w:t>
            </w:r>
            <w:del w:author="Paul Peyla" w:date="2026-04-07T16:19:00Z" w16du:dateUtc="2026-04-07T20:19:00Z" w:id="517">
              <w:r w:rsidDel="00C72992">
                <w:rPr>
                  <w:rFonts w:eastAsia="Times New Roman" w:cs="Times New Roman"/>
                  <w:color w:val="E4146E"/>
                </w:rPr>
                <w:delText>welcome a</w:delText>
              </w:r>
            </w:del>
            <w:ins w:author="Paul Peyla" w:date="2026-04-07T16:19:00Z" w16du:dateUtc="2026-04-07T20:19:00Z" w:id="518">
              <w:r w:rsidR="00C72992">
                <w:rPr>
                  <w:rFonts w:eastAsia="Times New Roman" w:cs="Times New Roman"/>
                  <w:color w:val="E4146E"/>
                </w:rPr>
                <w:t>A</w:t>
              </w:r>
            </w:ins>
            <w:r>
              <w:rPr>
                <w:rFonts w:eastAsia="Times New Roman" w:cs="Times New Roman"/>
                <w:color w:val="E4146E"/>
              </w:rPr>
              <w:t xml:space="preserve">udio </w:t>
            </w:r>
            <w:del w:author="Paul Peyla" w:date="2026-04-07T16:19:00Z" w16du:dateUtc="2026-04-07T20:19:00Z" w:id="519">
              <w:r w:rsidDel="00C72992">
                <w:rPr>
                  <w:rFonts w:eastAsia="Times New Roman" w:cs="Times New Roman"/>
                  <w:color w:val="E4146E"/>
                </w:rPr>
                <w:delText>m</w:delText>
              </w:r>
            </w:del>
            <w:ins w:author="Paul Peyla" w:date="2026-04-07T16:19:00Z" w16du:dateUtc="2026-04-07T20:19:00Z" w:id="520">
              <w:r w:rsidR="00C72992">
                <w:rPr>
                  <w:rFonts w:eastAsia="Times New Roman" w:cs="Times New Roman"/>
                  <w:color w:val="E4146E"/>
                </w:rPr>
                <w:t>M</w:t>
              </w:r>
            </w:ins>
            <w:r>
              <w:rPr>
                <w:rFonts w:eastAsia="Times New Roman" w:cs="Times New Roman"/>
                <w:color w:val="E4146E"/>
              </w:rPr>
              <w:t>essage only during its specified playout period, as defined by relevant campaign rules.</w:t>
            </w:r>
          </w:p>
        </w:tc>
      </w:tr>
    </w:tbl>
    <w:p w:rsidR="00483286" w:rsidP="00483286" w:rsidRDefault="00483286" w14:paraId="14B95E4B" w14:textId="77777777">
      <w:pPr>
        <w:tabs>
          <w:tab w:val="num" w:pos="720"/>
        </w:tabs>
        <w:spacing w:after="0"/>
      </w:pPr>
    </w:p>
    <w:p w:rsidR="00483286" w:rsidRDefault="00483286" w14:paraId="266314ED" w14:textId="7D0BF7B1">
      <w:pPr>
        <w:tabs>
          <w:tab w:val="num" w:pos="720"/>
        </w:tabs>
        <w:spacing w:after="0" w:line="276" w:lineRule="auto"/>
        <w:pPrChange w:author="Paul Peyla" w:date="2026-04-07T16:20:00Z" w16du:dateUtc="2026-04-07T20:20:00Z" w:id="521">
          <w:pPr>
            <w:tabs>
              <w:tab w:val="num" w:pos="720"/>
            </w:tabs>
            <w:spacing w:before="240" w:after="0" w:line="276" w:lineRule="auto"/>
          </w:pPr>
        </w:pPrChange>
      </w:pPr>
      <w:r>
        <w:t xml:space="preserve">DTS AutoStage supports multiple levels of rules that work together to facilitate optimal advertisement </w:t>
      </w:r>
      <w:r w:rsidR="00F57B02">
        <w:t>selection</w:t>
      </w:r>
      <w:r>
        <w:t>.</w:t>
      </w:r>
    </w:p>
    <w:p w:rsidR="00483286" w:rsidP="00483286" w:rsidRDefault="00483286" w14:paraId="42268BFC" w14:textId="77777777">
      <w:pPr>
        <w:tabs>
          <w:tab w:val="num" w:pos="720"/>
        </w:tabs>
        <w:spacing w:after="0"/>
      </w:pPr>
    </w:p>
    <w:tbl>
      <w:tblPr>
        <w:tblW w:w="9639" w:type="dxa"/>
        <w:tblLook w:val="04A0" w:firstRow="1" w:lastRow="0" w:firstColumn="1" w:lastColumn="0" w:noHBand="0" w:noVBand="1"/>
      </w:tblPr>
      <w:tblGrid>
        <w:gridCol w:w="1134"/>
        <w:gridCol w:w="8505"/>
      </w:tblGrid>
      <w:tr w:rsidRPr="0016253F" w:rsidR="00483286" w14:paraId="41EA19E1"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0B40F0" w:rsidR="00483286" w:rsidRDefault="00483286" w14:paraId="5BD50BC0" w14:textId="4F2A3B22">
            <w:pPr>
              <w:spacing w:after="0"/>
              <w:rPr>
                <w:rFonts w:eastAsia="Times New Roman" w:cs="Times New Roman"/>
                <w:color w:val="E4146E"/>
              </w:rPr>
            </w:pPr>
            <w:r w:rsidRPr="000B40F0">
              <w:rPr>
                <w:rFonts w:eastAsia="Times New Roman" w:cs="Times New Roman"/>
                <w:color w:val="E4146E"/>
              </w:rPr>
              <w:t>REQ-</w:t>
            </w:r>
            <w:r>
              <w:rPr>
                <w:rFonts w:eastAsia="Times New Roman" w:cs="Times New Roman"/>
                <w:color w:val="E4146E"/>
              </w:rPr>
              <w:t>2</w:t>
            </w:r>
            <w:r w:rsidR="00991E09">
              <w:rPr>
                <w:rFonts w:eastAsia="Times New Roman" w:cs="Times New Roman"/>
                <w:color w:val="E4146E"/>
              </w:rPr>
              <w:t>7</w:t>
            </w:r>
          </w:p>
        </w:tc>
        <w:tc>
          <w:tcPr>
            <w:tcW w:w="8505" w:type="dxa"/>
            <w:tcBorders>
              <w:top w:val="nil"/>
              <w:left w:val="nil"/>
              <w:bottom w:val="nil"/>
              <w:right w:val="nil"/>
            </w:tcBorders>
            <w:vAlign w:val="center"/>
          </w:tcPr>
          <w:p w:rsidRPr="000B40F0" w:rsidR="00483286" w:rsidRDefault="00483286" w14:paraId="1730B05A" w14:textId="27CCAD50">
            <w:pPr>
              <w:spacing w:after="0"/>
              <w:rPr>
                <w:rFonts w:eastAsia="Times New Roman" w:cs="Times New Roman"/>
                <w:color w:val="E4146E"/>
              </w:rPr>
            </w:pPr>
            <w:r w:rsidRPr="000B40F0">
              <w:rPr>
                <w:color w:val="E4146E"/>
              </w:rPr>
              <w:t xml:space="preserve">The DTS AutoStage Receiver </w:t>
            </w:r>
            <w:r>
              <w:rPr>
                <w:color w:val="E4146E"/>
              </w:rPr>
              <w:t>shall</w:t>
            </w:r>
            <w:r w:rsidRPr="000B40F0">
              <w:rPr>
                <w:color w:val="E4146E"/>
              </w:rPr>
              <w:t xml:space="preserve"> accommodate </w:t>
            </w:r>
            <w:r w:rsidRPr="000B40F0">
              <w:rPr>
                <w:color w:val="E4146E"/>
                <w:lang w:val="en-GB"/>
              </w:rPr>
              <w:t xml:space="preserve">up to </w:t>
            </w:r>
            <w:r w:rsidRPr="009135F4">
              <w:rPr>
                <w:color w:val="E4146E"/>
              </w:rPr>
              <w:t>three levels</w:t>
            </w:r>
            <w:r w:rsidRPr="000B40F0">
              <w:rPr>
                <w:color w:val="E4146E"/>
              </w:rPr>
              <w:t xml:space="preserve"> of rules – manufacturer vehicle-level rules, advertiser campaign-level rules, and advertiser ad-level rules – when selecting an ad to play</w:t>
            </w:r>
            <w:del w:author="Paul Peyla" w:date="2026-04-07T16:21:00Z" w16du:dateUtc="2026-04-07T20:21:00Z" w:id="522">
              <w:r w:rsidRPr="000B40F0" w:rsidDel="00724834">
                <w:rPr>
                  <w:color w:val="E4146E"/>
                </w:rPr>
                <w:delText xml:space="preserve"> upon vehicle startup</w:delText>
              </w:r>
            </w:del>
            <w:r w:rsidRPr="000B40F0">
              <w:rPr>
                <w:color w:val="E4146E"/>
              </w:rPr>
              <w:t xml:space="preserve">. </w:t>
            </w:r>
            <w:r w:rsidRPr="000B40F0">
              <w:rPr>
                <w:color w:val="E4146E"/>
                <w:lang w:val="en-GB"/>
              </w:rPr>
              <w:t>T</w:t>
            </w:r>
            <w:r w:rsidRPr="000B40F0">
              <w:rPr>
                <w:color w:val="E4146E"/>
              </w:rPr>
              <w:t>he most restrictive rule shall be applied.</w:t>
            </w:r>
          </w:p>
        </w:tc>
      </w:tr>
    </w:tbl>
    <w:p w:rsidR="00483286" w:rsidP="00483286" w:rsidRDefault="00483286" w14:paraId="4CEF9485" w14:textId="77777777">
      <w:pPr>
        <w:spacing w:after="0"/>
      </w:pPr>
    </w:p>
    <w:p w:rsidRPr="00A170D5" w:rsidR="00483286" w:rsidP="00BD1B33" w:rsidRDefault="00483286" w14:paraId="1E218C9B" w14:textId="77777777">
      <w:pPr>
        <w:pStyle w:val="Heading5"/>
      </w:pPr>
      <w:r>
        <w:t>Frequency Capping</w:t>
      </w:r>
    </w:p>
    <w:p w:rsidR="00483286" w:rsidP="00483286" w:rsidRDefault="00483286" w14:paraId="081BEB6E" w14:textId="77777777">
      <w:r>
        <w:t xml:space="preserve">Frequency capping rules may be applied to limit the number of times advertisements may be played </w:t>
      </w:r>
      <w:r w:rsidRPr="00BF6B20">
        <w:rPr>
          <w:i/>
          <w:iCs/>
        </w:rPr>
        <w:t>within a specified daypart</w:t>
      </w:r>
      <w:r>
        <w:t>, thereby ensuring users are not fatigued by excessive exposure to ads. Example radio dayparts are:</w:t>
      </w:r>
    </w:p>
    <w:p w:rsidR="00483286" w:rsidP="009377B7" w:rsidRDefault="00483286" w14:paraId="32239BA0" w14:textId="57BEDCB5">
      <w:pPr>
        <w:pStyle w:val="ListParagraph"/>
        <w:numPr>
          <w:ilvl w:val="0"/>
          <w:numId w:val="20"/>
        </w:numPr>
        <w:spacing w:after="160" w:line="278" w:lineRule="auto"/>
        <w:contextualSpacing/>
      </w:pPr>
      <w:r>
        <w:t xml:space="preserve">Morning </w:t>
      </w:r>
      <w:r>
        <w:tab/>
      </w:r>
      <w:r>
        <w:tab/>
      </w:r>
      <w:r>
        <w:t>6:00am – 11:00am</w:t>
      </w:r>
    </w:p>
    <w:p w:rsidR="00483286" w:rsidP="009377B7" w:rsidRDefault="00483286" w14:paraId="1B16199A" w14:textId="77777777">
      <w:pPr>
        <w:pStyle w:val="ListParagraph"/>
        <w:numPr>
          <w:ilvl w:val="0"/>
          <w:numId w:val="20"/>
        </w:numPr>
        <w:spacing w:after="160" w:line="278" w:lineRule="auto"/>
        <w:contextualSpacing/>
      </w:pPr>
      <w:r>
        <w:t>Midday:</w:t>
      </w:r>
      <w:r>
        <w:tab/>
      </w:r>
      <w:r>
        <w:tab/>
      </w:r>
      <w:r>
        <w:t>11:00am – 4:00pm</w:t>
      </w:r>
    </w:p>
    <w:p w:rsidR="00483286" w:rsidP="009377B7" w:rsidRDefault="00483286" w14:paraId="39E0DF92" w14:textId="77777777">
      <w:pPr>
        <w:pStyle w:val="ListParagraph"/>
        <w:numPr>
          <w:ilvl w:val="0"/>
          <w:numId w:val="20"/>
        </w:numPr>
        <w:spacing w:after="160" w:line="278" w:lineRule="auto"/>
        <w:contextualSpacing/>
      </w:pPr>
      <w:r>
        <w:t>Afternoon Drive:</w:t>
      </w:r>
      <w:r>
        <w:tab/>
      </w:r>
      <w:r>
        <w:t>4:00pm – 7:00pm</w:t>
      </w:r>
    </w:p>
    <w:p w:rsidR="00483286" w:rsidP="009377B7" w:rsidRDefault="00483286" w14:paraId="02EDA77B" w14:textId="77777777">
      <w:pPr>
        <w:pStyle w:val="ListParagraph"/>
        <w:numPr>
          <w:ilvl w:val="0"/>
          <w:numId w:val="20"/>
        </w:numPr>
        <w:spacing w:after="160" w:line="278" w:lineRule="auto"/>
        <w:contextualSpacing/>
      </w:pPr>
      <w:r>
        <w:t>Evening:</w:t>
      </w:r>
      <w:r>
        <w:tab/>
      </w:r>
      <w:r>
        <w:tab/>
      </w:r>
      <w:r>
        <w:t>7:00pm – 12:00am</w:t>
      </w:r>
    </w:p>
    <w:p w:rsidR="00483286" w:rsidP="009377B7" w:rsidRDefault="00483286" w14:paraId="723EB913" w14:textId="77777777">
      <w:pPr>
        <w:pStyle w:val="ListParagraph"/>
        <w:numPr>
          <w:ilvl w:val="0"/>
          <w:numId w:val="20"/>
        </w:numPr>
        <w:spacing w:after="160" w:line="278" w:lineRule="auto"/>
        <w:contextualSpacing/>
      </w:pPr>
      <w:r>
        <w:t>Overnight:</w:t>
      </w:r>
      <w:r>
        <w:tab/>
      </w:r>
      <w:r>
        <w:tab/>
      </w:r>
      <w:r>
        <w:t>12:00am – 6:00am</w:t>
      </w:r>
    </w:p>
    <w:p w:rsidR="00483286" w:rsidP="00483286" w:rsidRDefault="00483286" w14:paraId="6B4F123A" w14:textId="222B6EAE">
      <w:r>
        <w:t>For example, an advertisement may be designated for playback twice a day during Morning Drive only. Capping rules may apply to any ad within a campaign, as well as specific ads.</w:t>
      </w:r>
    </w:p>
    <w:p w:rsidR="00483286" w:rsidP="00483286" w:rsidRDefault="00483286" w14:paraId="537B2372" w14:textId="523329A2">
      <w:r>
        <w:t xml:space="preserve">A capping field contains an array of rules that define a time window (e.g., 8:00am – 10:00am) and the maximum number of allowable impressions (times an ad may be played) within that window each day. An example configuration returned by the AutoStage </w:t>
      </w:r>
      <w:r w:rsidRPr="008216A5">
        <w:rPr>
          <w:b/>
          <w:bCs/>
        </w:rPr>
        <w:t>/</w:t>
      </w:r>
      <w:r w:rsidR="002D479F">
        <w:rPr>
          <w:b/>
          <w:bCs/>
        </w:rPr>
        <w:t>v1/</w:t>
      </w:r>
      <w:r w:rsidRPr="008216A5">
        <w:rPr>
          <w:b/>
          <w:bCs/>
        </w:rPr>
        <w:t>ads/preload</w:t>
      </w:r>
      <w:r>
        <w:t xml:space="preserve"> endpoint is shown below:</w:t>
      </w:r>
    </w:p>
    <w:p w:rsidR="00483286" w:rsidP="00483286" w:rsidRDefault="00483286" w14:paraId="360BA74E" w14:textId="77777777">
      <w:r>
        <w:rPr>
          <w:rStyle w:val="normaltextrun"/>
          <w:rFonts w:ascii="Consolas" w:hAnsi="Consolas"/>
          <w:color w:val="06287E"/>
          <w:shd w:val="clear" w:color="auto" w:fill="FFFFFF"/>
        </w:rPr>
        <w:t>{</w:t>
      </w:r>
      <w:r>
        <w:rPr>
          <w:rStyle w:val="scxw92079706"/>
          <w:rFonts w:ascii="Consolas" w:hAnsi="Consolas"/>
          <w:color w:val="06287E"/>
          <w:shd w:val="clear" w:color="auto" w:fill="FFFFFF"/>
        </w:rPr>
        <w:t> </w:t>
      </w:r>
      <w:r>
        <w:rPr>
          <w:rFonts w:ascii="Consolas" w:hAnsi="Consolas"/>
          <w:color w:val="06287E"/>
          <w:shd w:val="clear" w:color="auto" w:fill="FFFFFF"/>
        </w:rPr>
        <w:br/>
      </w:r>
      <w:r>
        <w:rPr>
          <w:rStyle w:val="normaltextrun"/>
          <w:rFonts w:ascii="Consolas" w:hAnsi="Consolas"/>
          <w:color w:val="000000"/>
          <w:shd w:val="clear" w:color="auto" w:fill="FFFFFF"/>
        </w:rPr>
        <w:t xml:space="preserve">  </w:t>
      </w:r>
      <w:r>
        <w:rPr>
          <w:rStyle w:val="normaltextrun"/>
          <w:rFonts w:ascii="Consolas" w:hAnsi="Consolas"/>
          <w:color w:val="902000"/>
          <w:shd w:val="clear" w:color="auto" w:fill="FFFFFF"/>
        </w:rPr>
        <w:t>"capping"</w:t>
      </w:r>
      <w:r>
        <w:rPr>
          <w:rStyle w:val="normaltextrun"/>
          <w:rFonts w:ascii="Consolas" w:hAnsi="Consolas"/>
          <w:color w:val="06287E"/>
          <w:shd w:val="clear" w:color="auto" w:fill="FFFFFF"/>
        </w:rPr>
        <w:t>:</w:t>
      </w:r>
      <w:r>
        <w:rPr>
          <w:rStyle w:val="normaltextrun"/>
          <w:rFonts w:ascii="Consolas" w:hAnsi="Consolas"/>
          <w:color w:val="000000"/>
          <w:shd w:val="clear" w:color="auto" w:fill="FFFFFF"/>
        </w:rPr>
        <w:t xml:space="preserve"> </w:t>
      </w:r>
      <w:r>
        <w:rPr>
          <w:rStyle w:val="normaltextrun"/>
          <w:rFonts w:ascii="Consolas" w:hAnsi="Consolas"/>
          <w:color w:val="007020"/>
          <w:shd w:val="clear" w:color="auto" w:fill="FFFFFF"/>
        </w:rPr>
        <w:t>[</w:t>
      </w:r>
      <w:r>
        <w:rPr>
          <w:rStyle w:val="scxw92079706"/>
          <w:rFonts w:ascii="Consolas" w:hAnsi="Consolas"/>
          <w:color w:val="007020"/>
          <w:shd w:val="clear" w:color="auto" w:fill="FFFFFF"/>
        </w:rPr>
        <w:t> </w:t>
      </w:r>
      <w:r>
        <w:rPr>
          <w:rFonts w:ascii="Consolas" w:hAnsi="Consolas"/>
          <w:color w:val="007020"/>
          <w:shd w:val="clear" w:color="auto" w:fill="FFFFFF"/>
        </w:rPr>
        <w:br/>
      </w:r>
      <w:r>
        <w:rPr>
          <w:rStyle w:val="normaltextrun"/>
          <w:rFonts w:ascii="Consolas" w:hAnsi="Consolas"/>
          <w:color w:val="000000"/>
          <w:shd w:val="clear" w:color="auto" w:fill="FFFFFF"/>
        </w:rPr>
        <w:t xml:space="preserve">    </w:t>
      </w:r>
      <w:r>
        <w:rPr>
          <w:rStyle w:val="normaltextrun"/>
          <w:rFonts w:ascii="Consolas" w:hAnsi="Consolas"/>
          <w:color w:val="06287E"/>
          <w:shd w:val="clear" w:color="auto" w:fill="FFFFFF"/>
        </w:rPr>
        <w:t>{</w:t>
      </w:r>
      <w:r>
        <w:rPr>
          <w:rStyle w:val="normaltextrun"/>
          <w:rFonts w:ascii="Consolas" w:hAnsi="Consolas"/>
          <w:color w:val="902000"/>
          <w:shd w:val="clear" w:color="auto" w:fill="FFFFFF"/>
        </w:rPr>
        <w:t>"periodStart"</w:t>
      </w:r>
      <w:r>
        <w:rPr>
          <w:rStyle w:val="normaltextrun"/>
          <w:rFonts w:ascii="Consolas" w:hAnsi="Consolas"/>
          <w:color w:val="06287E"/>
          <w:shd w:val="clear" w:color="auto" w:fill="FFFFFF"/>
        </w:rPr>
        <w:t>:</w:t>
      </w:r>
      <w:r>
        <w:rPr>
          <w:rStyle w:val="normaltextrun"/>
          <w:rFonts w:ascii="Consolas" w:hAnsi="Consolas"/>
          <w:color w:val="000000"/>
          <w:shd w:val="clear" w:color="auto" w:fill="FFFFFF"/>
        </w:rPr>
        <w:t xml:space="preserve"> </w:t>
      </w:r>
      <w:r>
        <w:rPr>
          <w:rStyle w:val="normaltextrun"/>
          <w:rFonts w:ascii="Consolas" w:hAnsi="Consolas"/>
          <w:color w:val="4070A0"/>
          <w:shd w:val="clear" w:color="auto" w:fill="FFFFFF"/>
        </w:rPr>
        <w:t>"08:00"</w:t>
      </w:r>
      <w:r>
        <w:rPr>
          <w:rStyle w:val="normaltextrun"/>
          <w:rFonts w:ascii="Consolas" w:hAnsi="Consolas"/>
          <w:color w:val="06287E"/>
          <w:shd w:val="clear" w:color="auto" w:fill="FFFFFF"/>
        </w:rPr>
        <w:t>,</w:t>
      </w:r>
      <w:r>
        <w:rPr>
          <w:rStyle w:val="normaltextrun"/>
          <w:rFonts w:ascii="Consolas" w:hAnsi="Consolas"/>
          <w:color w:val="000000"/>
          <w:shd w:val="clear" w:color="auto" w:fill="FFFFFF"/>
        </w:rPr>
        <w:t xml:space="preserve"> </w:t>
      </w:r>
      <w:r>
        <w:rPr>
          <w:rStyle w:val="normaltextrun"/>
          <w:rFonts w:ascii="Consolas" w:hAnsi="Consolas"/>
          <w:color w:val="902000"/>
          <w:shd w:val="clear" w:color="auto" w:fill="FFFFFF"/>
        </w:rPr>
        <w:t>"periodEnd"</w:t>
      </w:r>
      <w:r>
        <w:rPr>
          <w:rStyle w:val="normaltextrun"/>
          <w:rFonts w:ascii="Consolas" w:hAnsi="Consolas"/>
          <w:color w:val="06287E"/>
          <w:shd w:val="clear" w:color="auto" w:fill="FFFFFF"/>
        </w:rPr>
        <w:t>:</w:t>
      </w:r>
      <w:r>
        <w:rPr>
          <w:rStyle w:val="normaltextrun"/>
          <w:rFonts w:ascii="Consolas" w:hAnsi="Consolas"/>
          <w:color w:val="000000"/>
          <w:shd w:val="clear" w:color="auto" w:fill="FFFFFF"/>
        </w:rPr>
        <w:t xml:space="preserve"> </w:t>
      </w:r>
      <w:r>
        <w:rPr>
          <w:rStyle w:val="normaltextrun"/>
          <w:rFonts w:ascii="Consolas" w:hAnsi="Consolas"/>
          <w:color w:val="4070A0"/>
          <w:shd w:val="clear" w:color="auto" w:fill="FFFFFF"/>
        </w:rPr>
        <w:t>"10:00"</w:t>
      </w:r>
      <w:r>
        <w:rPr>
          <w:rStyle w:val="normaltextrun"/>
          <w:rFonts w:ascii="Consolas" w:hAnsi="Consolas"/>
          <w:color w:val="06287E"/>
          <w:shd w:val="clear" w:color="auto" w:fill="FFFFFF"/>
        </w:rPr>
        <w:t>,</w:t>
      </w:r>
      <w:r>
        <w:rPr>
          <w:rStyle w:val="normaltextrun"/>
          <w:rFonts w:ascii="Consolas" w:hAnsi="Consolas"/>
          <w:color w:val="000000"/>
          <w:shd w:val="clear" w:color="auto" w:fill="FFFFFF"/>
        </w:rPr>
        <w:t xml:space="preserve"> </w:t>
      </w:r>
      <w:r>
        <w:rPr>
          <w:rStyle w:val="normaltextrun"/>
          <w:rFonts w:ascii="Consolas" w:hAnsi="Consolas"/>
          <w:color w:val="902000"/>
          <w:shd w:val="clear" w:color="auto" w:fill="FFFFFF"/>
        </w:rPr>
        <w:t>"maxImpressions"</w:t>
      </w:r>
      <w:r>
        <w:rPr>
          <w:rStyle w:val="normaltextrun"/>
          <w:rFonts w:ascii="Consolas" w:hAnsi="Consolas"/>
          <w:color w:val="06287E"/>
          <w:shd w:val="clear" w:color="auto" w:fill="FFFFFF"/>
        </w:rPr>
        <w:t>:</w:t>
      </w:r>
      <w:r>
        <w:rPr>
          <w:rStyle w:val="normaltextrun"/>
          <w:rFonts w:ascii="Consolas" w:hAnsi="Consolas"/>
          <w:color w:val="000000"/>
          <w:shd w:val="clear" w:color="auto" w:fill="FFFFFF"/>
        </w:rPr>
        <w:t xml:space="preserve"> </w:t>
      </w:r>
      <w:r>
        <w:rPr>
          <w:rStyle w:val="normaltextrun"/>
          <w:rFonts w:ascii="Consolas" w:hAnsi="Consolas"/>
          <w:color w:val="40A070"/>
          <w:shd w:val="clear" w:color="auto" w:fill="FFFFFF"/>
        </w:rPr>
        <w:t>1</w:t>
      </w:r>
      <w:r>
        <w:rPr>
          <w:rStyle w:val="normaltextrun"/>
          <w:rFonts w:ascii="Consolas" w:hAnsi="Consolas"/>
          <w:color w:val="06287E"/>
          <w:shd w:val="clear" w:color="auto" w:fill="FFFFFF"/>
        </w:rPr>
        <w:t>}</w:t>
      </w:r>
      <w:r>
        <w:rPr>
          <w:rStyle w:val="normaltextrun"/>
          <w:rFonts w:ascii="Consolas" w:hAnsi="Consolas"/>
          <w:color w:val="007020"/>
          <w:shd w:val="clear" w:color="auto" w:fill="FFFFFF"/>
        </w:rPr>
        <w:t>,</w:t>
      </w:r>
      <w:r>
        <w:rPr>
          <w:rStyle w:val="scxw92079706"/>
          <w:rFonts w:ascii="Consolas" w:hAnsi="Consolas"/>
          <w:color w:val="007020"/>
          <w:shd w:val="clear" w:color="auto" w:fill="FFFFFF"/>
        </w:rPr>
        <w:t> </w:t>
      </w:r>
      <w:r>
        <w:rPr>
          <w:rFonts w:ascii="Consolas" w:hAnsi="Consolas"/>
          <w:color w:val="007020"/>
          <w:shd w:val="clear" w:color="auto" w:fill="FFFFFF"/>
        </w:rPr>
        <w:br/>
      </w:r>
      <w:r>
        <w:rPr>
          <w:rStyle w:val="normaltextrun"/>
          <w:rFonts w:ascii="Consolas" w:hAnsi="Consolas"/>
          <w:color w:val="000000"/>
          <w:shd w:val="clear" w:color="auto" w:fill="FFFFFF"/>
        </w:rPr>
        <w:t xml:space="preserve">    </w:t>
      </w:r>
      <w:r>
        <w:rPr>
          <w:rStyle w:val="normaltextrun"/>
          <w:rFonts w:ascii="Consolas" w:hAnsi="Consolas"/>
          <w:color w:val="06287E"/>
          <w:shd w:val="clear" w:color="auto" w:fill="FFFFFF"/>
        </w:rPr>
        <w:t>{</w:t>
      </w:r>
      <w:r>
        <w:rPr>
          <w:rStyle w:val="normaltextrun"/>
          <w:rFonts w:ascii="Consolas" w:hAnsi="Consolas"/>
          <w:color w:val="902000"/>
          <w:shd w:val="clear" w:color="auto" w:fill="FFFFFF"/>
        </w:rPr>
        <w:t>"periodStart"</w:t>
      </w:r>
      <w:r>
        <w:rPr>
          <w:rStyle w:val="normaltextrun"/>
          <w:rFonts w:ascii="Consolas" w:hAnsi="Consolas"/>
          <w:color w:val="06287E"/>
          <w:shd w:val="clear" w:color="auto" w:fill="FFFFFF"/>
        </w:rPr>
        <w:t>:</w:t>
      </w:r>
      <w:r>
        <w:rPr>
          <w:rStyle w:val="normaltextrun"/>
          <w:rFonts w:ascii="Consolas" w:hAnsi="Consolas"/>
          <w:color w:val="000000"/>
          <w:shd w:val="clear" w:color="auto" w:fill="FFFFFF"/>
        </w:rPr>
        <w:t xml:space="preserve"> </w:t>
      </w:r>
      <w:r>
        <w:rPr>
          <w:rStyle w:val="normaltextrun"/>
          <w:rFonts w:ascii="Consolas" w:hAnsi="Consolas"/>
          <w:color w:val="4070A0"/>
          <w:shd w:val="clear" w:color="auto" w:fill="FFFFFF"/>
        </w:rPr>
        <w:t>"18:00"</w:t>
      </w:r>
      <w:r>
        <w:rPr>
          <w:rStyle w:val="normaltextrun"/>
          <w:rFonts w:ascii="Consolas" w:hAnsi="Consolas"/>
          <w:color w:val="06287E"/>
          <w:shd w:val="clear" w:color="auto" w:fill="FFFFFF"/>
        </w:rPr>
        <w:t>,</w:t>
      </w:r>
      <w:r>
        <w:rPr>
          <w:rStyle w:val="normaltextrun"/>
          <w:rFonts w:ascii="Consolas" w:hAnsi="Consolas"/>
          <w:color w:val="000000"/>
          <w:shd w:val="clear" w:color="auto" w:fill="FFFFFF"/>
        </w:rPr>
        <w:t xml:space="preserve"> </w:t>
      </w:r>
      <w:r>
        <w:rPr>
          <w:rStyle w:val="normaltextrun"/>
          <w:rFonts w:ascii="Consolas" w:hAnsi="Consolas"/>
          <w:color w:val="902000"/>
          <w:shd w:val="clear" w:color="auto" w:fill="FFFFFF"/>
        </w:rPr>
        <w:t>"periodEnd"</w:t>
      </w:r>
      <w:r>
        <w:rPr>
          <w:rStyle w:val="normaltextrun"/>
          <w:rFonts w:ascii="Consolas" w:hAnsi="Consolas"/>
          <w:color w:val="06287E"/>
          <w:shd w:val="clear" w:color="auto" w:fill="FFFFFF"/>
        </w:rPr>
        <w:t>:</w:t>
      </w:r>
      <w:r>
        <w:rPr>
          <w:rStyle w:val="normaltextrun"/>
          <w:rFonts w:ascii="Consolas" w:hAnsi="Consolas"/>
          <w:color w:val="000000"/>
          <w:shd w:val="clear" w:color="auto" w:fill="FFFFFF"/>
        </w:rPr>
        <w:t xml:space="preserve"> </w:t>
      </w:r>
      <w:r>
        <w:rPr>
          <w:rStyle w:val="normaltextrun"/>
          <w:rFonts w:ascii="Consolas" w:hAnsi="Consolas"/>
          <w:color w:val="4070A0"/>
          <w:shd w:val="clear" w:color="auto" w:fill="FFFFFF"/>
        </w:rPr>
        <w:t>"24:00"</w:t>
      </w:r>
      <w:r>
        <w:rPr>
          <w:rStyle w:val="normaltextrun"/>
          <w:rFonts w:ascii="Consolas" w:hAnsi="Consolas"/>
          <w:color w:val="06287E"/>
          <w:shd w:val="clear" w:color="auto" w:fill="FFFFFF"/>
        </w:rPr>
        <w:t>,</w:t>
      </w:r>
      <w:r>
        <w:rPr>
          <w:rStyle w:val="normaltextrun"/>
          <w:rFonts w:ascii="Consolas" w:hAnsi="Consolas"/>
          <w:color w:val="000000"/>
          <w:shd w:val="clear" w:color="auto" w:fill="FFFFFF"/>
        </w:rPr>
        <w:t xml:space="preserve"> </w:t>
      </w:r>
      <w:r>
        <w:rPr>
          <w:rStyle w:val="normaltextrun"/>
          <w:rFonts w:ascii="Consolas" w:hAnsi="Consolas"/>
          <w:color w:val="902000"/>
          <w:shd w:val="clear" w:color="auto" w:fill="FFFFFF"/>
        </w:rPr>
        <w:t>"maxImpressions"</w:t>
      </w:r>
      <w:r>
        <w:rPr>
          <w:rStyle w:val="normaltextrun"/>
          <w:rFonts w:ascii="Consolas" w:hAnsi="Consolas"/>
          <w:color w:val="06287E"/>
          <w:shd w:val="clear" w:color="auto" w:fill="FFFFFF"/>
        </w:rPr>
        <w:t>:</w:t>
      </w:r>
      <w:r>
        <w:rPr>
          <w:rStyle w:val="normaltextrun"/>
          <w:rFonts w:ascii="Consolas" w:hAnsi="Consolas"/>
          <w:color w:val="000000"/>
          <w:shd w:val="clear" w:color="auto" w:fill="FFFFFF"/>
        </w:rPr>
        <w:t xml:space="preserve"> </w:t>
      </w:r>
      <w:r>
        <w:rPr>
          <w:rStyle w:val="normaltextrun"/>
          <w:rFonts w:ascii="Consolas" w:hAnsi="Consolas"/>
          <w:color w:val="40A070"/>
          <w:shd w:val="clear" w:color="auto" w:fill="FFFFFF"/>
        </w:rPr>
        <w:t>1</w:t>
      </w:r>
      <w:r>
        <w:rPr>
          <w:rStyle w:val="normaltextrun"/>
          <w:rFonts w:ascii="Consolas" w:hAnsi="Consolas"/>
          <w:color w:val="06287E"/>
          <w:shd w:val="clear" w:color="auto" w:fill="FFFFFF"/>
        </w:rPr>
        <w:t>}</w:t>
      </w:r>
      <w:r>
        <w:rPr>
          <w:rStyle w:val="scxw92079706"/>
          <w:rFonts w:ascii="Consolas" w:hAnsi="Consolas"/>
          <w:color w:val="06287E"/>
          <w:shd w:val="clear" w:color="auto" w:fill="FFFFFF"/>
        </w:rPr>
        <w:t> </w:t>
      </w:r>
      <w:r>
        <w:rPr>
          <w:rFonts w:ascii="Consolas" w:hAnsi="Consolas"/>
          <w:color w:val="06287E"/>
          <w:shd w:val="clear" w:color="auto" w:fill="FFFFFF"/>
        </w:rPr>
        <w:br/>
      </w:r>
      <w:r>
        <w:rPr>
          <w:rStyle w:val="normaltextrun"/>
          <w:rFonts w:ascii="Consolas" w:hAnsi="Consolas"/>
          <w:color w:val="000000"/>
          <w:shd w:val="clear" w:color="auto" w:fill="FFFFFF"/>
        </w:rPr>
        <w:t xml:space="preserve">  </w:t>
      </w:r>
      <w:r>
        <w:rPr>
          <w:rStyle w:val="normaltextrun"/>
          <w:rFonts w:ascii="Consolas" w:hAnsi="Consolas"/>
          <w:color w:val="007020"/>
          <w:shd w:val="clear" w:color="auto" w:fill="FFFFFF"/>
        </w:rPr>
        <w:t>]</w:t>
      </w:r>
      <w:r>
        <w:rPr>
          <w:rStyle w:val="scxw92079706"/>
          <w:rFonts w:ascii="Consolas" w:hAnsi="Consolas"/>
          <w:color w:val="007020"/>
          <w:shd w:val="clear" w:color="auto" w:fill="FFFFFF"/>
        </w:rPr>
        <w:t> </w:t>
      </w:r>
      <w:r>
        <w:rPr>
          <w:rFonts w:ascii="Consolas" w:hAnsi="Consolas"/>
          <w:color w:val="007020"/>
          <w:shd w:val="clear" w:color="auto" w:fill="FFFFFF"/>
        </w:rPr>
        <w:br/>
      </w:r>
      <w:r>
        <w:rPr>
          <w:rStyle w:val="normaltextrun"/>
          <w:rFonts w:ascii="Consolas" w:hAnsi="Consolas"/>
          <w:color w:val="06287E"/>
          <w:shd w:val="clear" w:color="auto" w:fill="FFFFFF"/>
        </w:rPr>
        <w:t>}</w:t>
      </w:r>
      <w:r>
        <w:rPr>
          <w:rStyle w:val="eop"/>
          <w:rFonts w:ascii="Consolas" w:hAnsi="Consolas"/>
          <w:color w:val="06287E"/>
          <w:shd w:val="clear" w:color="auto" w:fill="FFFFFF"/>
        </w:rPr>
        <w:t> </w:t>
      </w:r>
    </w:p>
    <w:p w:rsidR="00483286" w:rsidP="00483286" w:rsidRDefault="00483286" w14:paraId="781E1B79" w14:textId="77777777">
      <w:pPr>
        <w:spacing w:after="0"/>
      </w:pPr>
      <w:r w:rsidRPr="009135F4">
        <w:t xml:space="preserve">Using </w:t>
      </w:r>
      <w:r>
        <w:t>this</w:t>
      </w:r>
      <w:r w:rsidRPr="009135F4">
        <w:t xml:space="preserve"> configuration</w:t>
      </w:r>
      <w:r>
        <w:t>, a sample timeline might be</w:t>
      </w:r>
      <w:r w:rsidRPr="009135F4">
        <w:t>:</w:t>
      </w:r>
    </w:p>
    <w:p w:rsidRPr="009135F4" w:rsidR="00483286" w:rsidP="00483286" w:rsidRDefault="00483286" w14:paraId="3610DD61" w14:textId="77777777">
      <w:pPr>
        <w:spacing w:after="0"/>
      </w:pPr>
      <w:r w:rsidRPr="009135F4">
        <w:t> </w:t>
      </w:r>
    </w:p>
    <w:p w:rsidRPr="00741D54" w:rsidR="00483286" w:rsidP="009377B7" w:rsidRDefault="00483286" w14:paraId="4009A5C9" w14:textId="2F22252C">
      <w:pPr>
        <w:numPr>
          <w:ilvl w:val="0"/>
          <w:numId w:val="23"/>
        </w:numPr>
        <w:spacing w:after="0"/>
      </w:pPr>
      <w:r w:rsidRPr="009135F4">
        <w:t xml:space="preserve">8:00 AM: </w:t>
      </w:r>
      <w:del w:author="Paul Peyla" w:date="2026-04-07T16:26:00Z" w16du:dateUtc="2026-04-07T20:26:00Z" w:id="523">
        <w:r w:rsidRPr="00741D54" w:rsidDel="00B665F1">
          <w:delText>Vehicle starts</w:delText>
        </w:r>
      </w:del>
      <w:ins w:author="Paul Peyla" w:date="2026-04-07T16:26:00Z" w16du:dateUtc="2026-04-07T20:26:00Z" w:id="524">
        <w:r w:rsidRPr="00741D54" w:rsidR="00B665F1">
          <w:t>Playback moment</w:t>
        </w:r>
      </w:ins>
      <w:r w:rsidRPr="00741D54">
        <w:t xml:space="preserve"> → Ad plays (1/1 impression used for morning slot) </w:t>
      </w:r>
    </w:p>
    <w:p w:rsidRPr="00741D54" w:rsidR="00483286" w:rsidP="009377B7" w:rsidRDefault="00483286" w14:paraId="4D29D7CD" w14:textId="279CE9FA">
      <w:pPr>
        <w:numPr>
          <w:ilvl w:val="0"/>
          <w:numId w:val="24"/>
        </w:numPr>
        <w:spacing w:after="0"/>
      </w:pPr>
      <w:r w:rsidRPr="00741D54">
        <w:t xml:space="preserve">9:30 AM: </w:t>
      </w:r>
      <w:ins w:author="Paul Peyla" w:date="2026-04-07T16:27:00Z" w16du:dateUtc="2026-04-07T20:27:00Z" w:id="525">
        <w:r w:rsidRPr="00741D54" w:rsidR="00D4583D">
          <w:t xml:space="preserve">Playback moment </w:t>
        </w:r>
      </w:ins>
      <w:del w:author="Paul Peyla" w:date="2026-04-07T16:27:00Z" w16du:dateUtc="2026-04-07T20:27:00Z" w:id="526">
        <w:r w:rsidRPr="00741D54" w:rsidDel="00D4583D">
          <w:delText xml:space="preserve">Vehicle starts </w:delText>
        </w:r>
      </w:del>
      <w:r w:rsidRPr="00741D54">
        <w:t>→ No ad plays (morning slot exhausted) </w:t>
      </w:r>
    </w:p>
    <w:p w:rsidRPr="00741D54" w:rsidR="00483286" w:rsidP="009377B7" w:rsidRDefault="00483286" w14:paraId="5948ADC3" w14:textId="0AF74BB5">
      <w:pPr>
        <w:numPr>
          <w:ilvl w:val="0"/>
          <w:numId w:val="25"/>
        </w:numPr>
        <w:spacing w:after="0"/>
      </w:pPr>
      <w:r w:rsidRPr="00741D54">
        <w:t xml:space="preserve">2:00 PM: </w:t>
      </w:r>
      <w:ins w:author="Paul Peyla" w:date="2026-04-07T16:27:00Z" w16du:dateUtc="2026-04-07T20:27:00Z" w:id="527">
        <w:r w:rsidRPr="00741D54" w:rsidR="00D4583D">
          <w:t xml:space="preserve">Playback moment </w:t>
        </w:r>
      </w:ins>
      <w:del w:author="Paul Peyla" w:date="2026-04-07T16:27:00Z" w16du:dateUtc="2026-04-07T20:27:00Z" w:id="528">
        <w:r w:rsidRPr="00741D54" w:rsidDel="00D4583D">
          <w:delText xml:space="preserve">Vehicle starts </w:delText>
        </w:r>
      </w:del>
      <w:r w:rsidRPr="00741D54">
        <w:t>→ No ad plays (no rule for this period) </w:t>
      </w:r>
    </w:p>
    <w:p w:rsidRPr="00741D54" w:rsidR="00483286" w:rsidP="009377B7" w:rsidRDefault="00483286" w14:paraId="543EE6F5" w14:textId="45A11976">
      <w:pPr>
        <w:numPr>
          <w:ilvl w:val="0"/>
          <w:numId w:val="26"/>
        </w:numPr>
        <w:spacing w:after="0"/>
      </w:pPr>
      <w:r w:rsidRPr="00741D54">
        <w:t xml:space="preserve">7:00 PM: </w:t>
      </w:r>
      <w:ins w:author="Paul Peyla" w:date="2026-04-07T16:27:00Z" w16du:dateUtc="2026-04-07T20:27:00Z" w:id="529">
        <w:r w:rsidRPr="00741D54" w:rsidR="00D4583D">
          <w:t xml:space="preserve">Playback moment </w:t>
        </w:r>
      </w:ins>
      <w:del w:author="Paul Peyla" w:date="2026-04-07T16:27:00Z" w16du:dateUtc="2026-04-07T20:27:00Z" w:id="530">
        <w:r w:rsidRPr="00741D54" w:rsidDel="00D4583D">
          <w:delText xml:space="preserve">Vehicle starts </w:delText>
        </w:r>
      </w:del>
      <w:r w:rsidRPr="00741D54">
        <w:t>→ Ad plays (1/1 impression used for evening slot) </w:t>
      </w:r>
    </w:p>
    <w:p w:rsidRPr="009135F4" w:rsidR="00483286" w:rsidP="009377B7" w:rsidRDefault="00483286" w14:paraId="0C2F2C09" w14:textId="7DFA21B3">
      <w:pPr>
        <w:numPr>
          <w:ilvl w:val="0"/>
          <w:numId w:val="27"/>
        </w:numPr>
        <w:spacing w:after="0"/>
      </w:pPr>
      <w:r w:rsidRPr="00741D54">
        <w:t xml:space="preserve">10:00 PM: </w:t>
      </w:r>
      <w:ins w:author="Paul Peyla" w:date="2026-04-07T16:27:00Z" w16du:dateUtc="2026-04-07T20:27:00Z" w:id="531">
        <w:r w:rsidRPr="00741D54" w:rsidR="00D4583D">
          <w:t>Playback moment</w:t>
        </w:r>
        <w:r w:rsidRPr="009135F4" w:rsidR="00D4583D">
          <w:t xml:space="preserve"> </w:t>
        </w:r>
      </w:ins>
      <w:del w:author="Paul Peyla" w:date="2026-04-07T16:27:00Z" w16du:dateUtc="2026-04-07T20:27:00Z" w:id="532">
        <w:r w:rsidRPr="009135F4" w:rsidDel="00D4583D">
          <w:delText xml:space="preserve">Vehicle starts </w:delText>
        </w:r>
      </w:del>
      <w:r w:rsidRPr="009135F4">
        <w:t xml:space="preserve">→ No ad </w:t>
      </w:r>
      <w:r>
        <w:t xml:space="preserve">plays </w:t>
      </w:r>
      <w:r w:rsidRPr="009135F4">
        <w:t>(evening slot exhausted) </w:t>
      </w:r>
    </w:p>
    <w:p w:rsidR="00483286" w:rsidP="00483286" w:rsidRDefault="00483286" w14:paraId="08B8FF62" w14:textId="77777777">
      <w:pPr>
        <w:spacing w:after="0"/>
        <w:rPr>
          <w:b/>
          <w:bCs/>
        </w:rPr>
      </w:pPr>
    </w:p>
    <w:p w:rsidRPr="009135F4" w:rsidR="00483286" w:rsidP="00483286" w:rsidRDefault="00483286" w14:paraId="3C2A093A" w14:textId="3F6E96C2">
      <w:pPr>
        <w:spacing w:after="0"/>
      </w:pPr>
      <w:r w:rsidRPr="009135F4">
        <w:t xml:space="preserve">Time periods </w:t>
      </w:r>
      <w:r>
        <w:t>represent</w:t>
      </w:r>
      <w:r w:rsidRPr="009135F4">
        <w:t xml:space="preserve"> the user's local timezone. A special period of 00:00</w:t>
      </w:r>
      <w:r w:rsidR="00077F0D">
        <w:t xml:space="preserve"> </w:t>
      </w:r>
      <w:r w:rsidRPr="009135F4">
        <w:t>-</w:t>
      </w:r>
      <w:r w:rsidR="00077F0D">
        <w:t xml:space="preserve"> </w:t>
      </w:r>
      <w:r w:rsidRPr="009135F4">
        <w:t xml:space="preserve">24:00 </w:t>
      </w:r>
      <w:r>
        <w:t>indicates</w:t>
      </w:r>
      <w:r w:rsidRPr="009135F4">
        <w:t xml:space="preserve"> the entire day.</w:t>
      </w:r>
    </w:p>
    <w:p w:rsidR="00483286" w:rsidP="00483286" w:rsidRDefault="00483286" w14:paraId="33B0B982" w14:textId="77777777">
      <w:pPr>
        <w:spacing w:after="0"/>
      </w:pPr>
    </w:p>
    <w:tbl>
      <w:tblPr>
        <w:tblW w:w="9639" w:type="dxa"/>
        <w:tblLook w:val="04A0" w:firstRow="1" w:lastRow="0" w:firstColumn="1" w:lastColumn="0" w:noHBand="0" w:noVBand="1"/>
      </w:tblPr>
      <w:tblGrid>
        <w:gridCol w:w="1134"/>
        <w:gridCol w:w="8505"/>
      </w:tblGrid>
      <w:tr w:rsidRPr="0016253F" w:rsidR="00483286" w14:paraId="69F8A686"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0B40F0" w:rsidR="00483286" w:rsidRDefault="00483286" w14:paraId="1DC975FD" w14:textId="7741CF31">
            <w:pPr>
              <w:spacing w:after="0"/>
              <w:rPr>
                <w:rFonts w:eastAsia="Times New Roman" w:cs="Times New Roman"/>
                <w:color w:val="E4146E"/>
              </w:rPr>
            </w:pPr>
            <w:r w:rsidRPr="000B40F0">
              <w:rPr>
                <w:rFonts w:eastAsia="Times New Roman" w:cs="Times New Roman"/>
                <w:color w:val="E4146E"/>
              </w:rPr>
              <w:t>REQ-</w:t>
            </w:r>
            <w:r w:rsidR="00991E09">
              <w:rPr>
                <w:rFonts w:eastAsia="Times New Roman" w:cs="Times New Roman"/>
                <w:color w:val="E4146E"/>
              </w:rPr>
              <w:t>28</w:t>
            </w:r>
          </w:p>
        </w:tc>
        <w:tc>
          <w:tcPr>
            <w:tcW w:w="8505" w:type="dxa"/>
            <w:tcBorders>
              <w:top w:val="nil"/>
              <w:left w:val="nil"/>
              <w:bottom w:val="nil"/>
              <w:right w:val="nil"/>
            </w:tcBorders>
            <w:vAlign w:val="center"/>
          </w:tcPr>
          <w:p w:rsidRPr="000B40F0" w:rsidR="00483286" w:rsidRDefault="00483286" w14:paraId="54C02282" w14:textId="63EE27A0">
            <w:pPr>
              <w:spacing w:after="0"/>
              <w:rPr>
                <w:rFonts w:eastAsia="Times New Roman" w:cs="Times New Roman"/>
                <w:color w:val="E4146E"/>
              </w:rPr>
            </w:pPr>
            <w:r w:rsidRPr="000B40F0">
              <w:rPr>
                <w:color w:val="E4146E"/>
              </w:rPr>
              <w:t xml:space="preserve">The DTS AutoStage Receiver must </w:t>
            </w:r>
            <w:r>
              <w:rPr>
                <w:color w:val="E4146E"/>
              </w:rPr>
              <w:t xml:space="preserve">have access to accurate </w:t>
            </w:r>
            <w:ins w:author="Paul Peyla" w:date="2026-04-21T13:24:00Z" w16du:dateUtc="2026-04-21T17:24:00Z" w:id="533">
              <w:r w:rsidR="0034313E">
                <w:rPr>
                  <w:color w:val="E4146E"/>
                </w:rPr>
                <w:t xml:space="preserve">local </w:t>
              </w:r>
            </w:ins>
            <w:r>
              <w:rPr>
                <w:color w:val="E4146E"/>
              </w:rPr>
              <w:t xml:space="preserve">time of day </w:t>
            </w:r>
            <w:del w:author="Paul Peyla" w:date="2026-04-07T16:29:00Z" w16du:dateUtc="2026-04-07T20:29:00Z" w:id="534">
              <w:r w:rsidDel="00C43444">
                <w:rPr>
                  <w:color w:val="E4146E"/>
                </w:rPr>
                <w:delText>upon vehicle startup</w:delText>
              </w:r>
            </w:del>
            <w:ins w:author="Paul Peyla" w:date="2026-04-07T16:29:00Z" w16du:dateUtc="2026-04-07T20:29:00Z" w:id="535">
              <w:r w:rsidR="00C43444">
                <w:rPr>
                  <w:color w:val="E4146E"/>
                </w:rPr>
                <w:t xml:space="preserve">at </w:t>
              </w:r>
            </w:ins>
            <w:ins w:author="Paul Peyla" w:date="2026-04-07T16:31:00Z" w16du:dateUtc="2026-04-07T20:31:00Z" w:id="536">
              <w:r w:rsidR="001805D1">
                <w:rPr>
                  <w:color w:val="E4146E"/>
                </w:rPr>
                <w:t xml:space="preserve">specified </w:t>
              </w:r>
            </w:ins>
            <w:ins w:author="Paul Peyla" w:date="2026-04-07T16:29:00Z" w16du:dateUtc="2026-04-07T20:29:00Z" w:id="537">
              <w:r w:rsidR="00C43444">
                <w:rPr>
                  <w:color w:val="E4146E"/>
                </w:rPr>
                <w:t>playback moments</w:t>
              </w:r>
            </w:ins>
            <w:r>
              <w:rPr>
                <w:color w:val="E4146E"/>
              </w:rPr>
              <w:t xml:space="preserve"> before the first ad is selected, to ensure playback in accordance with relevant manufacturer and campaign rules.</w:t>
            </w:r>
          </w:p>
        </w:tc>
      </w:tr>
    </w:tbl>
    <w:p w:rsidR="00483286" w:rsidP="00483286" w:rsidRDefault="00483286" w14:paraId="03193F98" w14:textId="77777777">
      <w:pPr>
        <w:spacing w:after="0"/>
        <w:rPr>
          <w:ins w:author="Paul Peyla" w:date="2026-04-07T16:31:00Z" w16du:dateUtc="2026-04-07T20:31:00Z" w:id="538"/>
        </w:rPr>
      </w:pPr>
    </w:p>
    <w:p w:rsidR="00975E9B" w:rsidP="00483286" w:rsidRDefault="008E1490" w14:paraId="7FFCE929" w14:textId="3E6A3629">
      <w:pPr>
        <w:spacing w:after="0"/>
      </w:pPr>
      <w:ins w:author="Paul Peyla" w:date="2026-04-07T16:33:00Z" w16du:dateUtc="2026-04-07T20:33:00Z" w:id="539">
        <w:r>
          <w:t>Note that, i</w:t>
        </w:r>
      </w:ins>
      <w:ins w:author="Paul Peyla" w:date="2026-04-07T16:31:00Z" w16du:dateUtc="2026-04-07T20:31:00Z" w:id="540">
        <w:r w:rsidR="00975E9B">
          <w:t xml:space="preserve">f playback moments include vehicle startup, </w:t>
        </w:r>
        <w:r w:rsidR="001315AE">
          <w:t>time of day must be a</w:t>
        </w:r>
      </w:ins>
      <w:ins w:author="Paul Peyla" w:date="2026-04-07T16:32:00Z" w16du:dateUtc="2026-04-07T20:32:00Z" w:id="541">
        <w:r w:rsidR="001315AE">
          <w:t xml:space="preserve">vailable </w:t>
        </w:r>
      </w:ins>
      <w:ins w:author="Paul Peyla" w:date="2026-04-07T16:37:00Z" w16du:dateUtc="2026-04-07T20:37:00Z" w:id="542">
        <w:r w:rsidR="00A272A4">
          <w:t>then</w:t>
        </w:r>
      </w:ins>
      <w:ins w:author="Paul Peyla" w:date="2026-04-07T16:32:00Z" w16du:dateUtc="2026-04-07T20:32:00Z" w:id="543">
        <w:r w:rsidR="00096F5D">
          <w:t>, even i</w:t>
        </w:r>
      </w:ins>
      <w:ins w:author="Paul Peyla" w:date="2026-04-07T16:33:00Z" w16du:dateUtc="2026-04-07T20:33:00Z" w:id="544">
        <w:r w:rsidR="00096F5D">
          <w:t>f</w:t>
        </w:r>
      </w:ins>
      <w:ins w:author="Paul Peyla" w:date="2026-04-07T16:34:00Z" w16du:dateUtc="2026-04-07T20:34:00Z" w:id="545">
        <w:r w:rsidR="005B626B">
          <w:t xml:space="preserve"> internet</w:t>
        </w:r>
      </w:ins>
      <w:ins w:author="Paul Peyla" w:date="2026-04-07T16:33:00Z" w16du:dateUtc="2026-04-07T20:33:00Z" w:id="546">
        <w:r w:rsidR="00096F5D">
          <w:t xml:space="preserve"> </w:t>
        </w:r>
        <w:r>
          <w:t>connectivity is not yet present.</w:t>
        </w:r>
      </w:ins>
      <w:ins w:author="Paul Peyla" w:date="2026-04-07T16:32:00Z" w16du:dateUtc="2026-04-07T20:32:00Z" w:id="547">
        <w:r w:rsidR="001315AE">
          <w:t xml:space="preserve"> </w:t>
        </w:r>
      </w:ins>
    </w:p>
    <w:p w:rsidR="00483286" w:rsidP="00BD1B33" w:rsidRDefault="00483286" w14:paraId="7AA966AF" w14:textId="77777777">
      <w:pPr>
        <w:pStyle w:val="Heading5"/>
      </w:pPr>
      <w:r w:rsidRPr="009135F4">
        <w:t>Minimum Ad Spacing</w:t>
      </w:r>
    </w:p>
    <w:p w:rsidRPr="009135F4" w:rsidR="00483286" w:rsidP="00F04FC9" w:rsidRDefault="00483286" w14:paraId="41CB4197" w14:textId="27F39B02">
      <w:pPr>
        <w:tabs>
          <w:tab w:val="num" w:pos="720"/>
        </w:tabs>
        <w:spacing w:before="240" w:after="0"/>
        <w:rPr>
          <w:lang w:val="en-GB"/>
        </w:rPr>
      </w:pPr>
      <w:r w:rsidRPr="001D1BB0">
        <w:t>Minimum Ad Spacing</w:t>
      </w:r>
      <w:r w:rsidRPr="009135F4">
        <w:t xml:space="preserve"> enforces a cooldown period between any two ad</w:t>
      </w:r>
      <w:r>
        <w:t xml:space="preserve">s. For instance, </w:t>
      </w:r>
      <w:r w:rsidRPr="009135F4">
        <w:rPr>
          <w:b/>
          <w:bCs/>
          <w:lang w:val="en-GB"/>
        </w:rPr>
        <w:t>minAdSpacing</w:t>
      </w:r>
      <w:r>
        <w:rPr>
          <w:lang w:val="en-GB"/>
        </w:rPr>
        <w:t xml:space="preserve"> = </w:t>
      </w:r>
      <w:r w:rsidRPr="009135F4">
        <w:rPr>
          <w:lang w:val="en-GB"/>
        </w:rPr>
        <w:t xml:space="preserve">7200 </w:t>
      </w:r>
      <w:r>
        <w:rPr>
          <w:lang w:val="en-GB"/>
        </w:rPr>
        <w:t>(seconds) ensures a</w:t>
      </w:r>
      <w:r w:rsidRPr="009135F4">
        <w:rPr>
          <w:lang w:val="en-GB"/>
        </w:rPr>
        <w:t xml:space="preserve">t least 2 hours </w:t>
      </w:r>
      <w:r>
        <w:rPr>
          <w:lang w:val="en-GB"/>
        </w:rPr>
        <w:t xml:space="preserve">will elapse </w:t>
      </w:r>
      <w:r w:rsidRPr="009135F4">
        <w:rPr>
          <w:lang w:val="en-GB"/>
        </w:rPr>
        <w:t>between ad</w:t>
      </w:r>
      <w:r>
        <w:rPr>
          <w:lang w:val="en-GB"/>
        </w:rPr>
        <w:t xml:space="preserve"> playouts.</w:t>
      </w:r>
    </w:p>
    <w:p w:rsidRPr="009135F4" w:rsidR="00483286" w:rsidP="00BD1B33" w:rsidRDefault="00483286" w14:paraId="2DA01094" w14:textId="77777777">
      <w:pPr>
        <w:pStyle w:val="Heading5"/>
      </w:pPr>
      <w:r w:rsidRPr="009135F4">
        <w:t>Lifetime Impression Limits</w:t>
      </w:r>
    </w:p>
    <w:p w:rsidR="00483286" w:rsidP="00483286" w:rsidRDefault="00483286" w14:paraId="70A8C59F" w14:textId="77777777">
      <w:pPr>
        <w:tabs>
          <w:tab w:val="num" w:pos="720"/>
        </w:tabs>
        <w:spacing w:after="0"/>
      </w:pPr>
      <w:r>
        <w:rPr>
          <w:lang w:val="en-GB"/>
        </w:rPr>
        <w:t>An o</w:t>
      </w:r>
      <w:r w:rsidRPr="009135F4">
        <w:rPr>
          <w:lang w:val="en-GB"/>
        </w:rPr>
        <w:t xml:space="preserve">ptional </w:t>
      </w:r>
      <w:r w:rsidRPr="009135F4">
        <w:rPr>
          <w:b/>
          <w:bCs/>
          <w:lang w:val="en-GB"/>
        </w:rPr>
        <w:t>maxImpressions</w:t>
      </w:r>
      <w:r w:rsidRPr="009135F4">
        <w:rPr>
          <w:lang w:val="en-GB"/>
        </w:rPr>
        <w:t xml:space="preserve"> field sets a </w:t>
      </w:r>
      <w:r>
        <w:rPr>
          <w:lang w:val="en-GB"/>
        </w:rPr>
        <w:t>limit</w:t>
      </w:r>
      <w:r w:rsidRPr="009135F4">
        <w:rPr>
          <w:lang w:val="en-GB"/>
        </w:rPr>
        <w:t xml:space="preserve"> on total play</w:t>
      </w:r>
      <w:r>
        <w:rPr>
          <w:lang w:val="en-GB"/>
        </w:rPr>
        <w:t xml:space="preserve">outs. Once this limit is reached, </w:t>
      </w:r>
      <w:r w:rsidRPr="009135F4">
        <w:t xml:space="preserve">the </w:t>
      </w:r>
      <w:r>
        <w:t xml:space="preserve">corresponding </w:t>
      </w:r>
      <w:r w:rsidRPr="009135F4">
        <w:t>campaign</w:t>
      </w:r>
      <w:r>
        <w:t xml:space="preserve"> or </w:t>
      </w:r>
      <w:r w:rsidRPr="009135F4">
        <w:t>ad becomes permanently ineligible</w:t>
      </w:r>
      <w:r>
        <w:t>. This is u</w:t>
      </w:r>
      <w:r w:rsidRPr="009135F4">
        <w:t>seful for limited-</w:t>
      </w:r>
      <w:r>
        <w:t>time</w:t>
      </w:r>
      <w:r w:rsidRPr="009135F4">
        <w:t xml:space="preserve"> campaigns or promotional offers</w:t>
      </w:r>
      <w:r>
        <w:t>.</w:t>
      </w:r>
    </w:p>
    <w:p w:rsidRPr="00E4104E" w:rsidR="00483286" w:rsidP="008561E0" w:rsidRDefault="00276B6A" w14:paraId="15B24606" w14:textId="32B67DAB">
      <w:pPr>
        <w:pStyle w:val="Heading5"/>
      </w:pPr>
      <w:bookmarkStart w:name="_Ref215755610" w:id="548"/>
      <w:r>
        <w:t>Selection</w:t>
      </w:r>
      <w:r w:rsidRPr="00E4104E">
        <w:t xml:space="preserve"> </w:t>
      </w:r>
      <w:r w:rsidRPr="00E4104E" w:rsidR="00483286">
        <w:t>Algorithm</w:t>
      </w:r>
      <w:bookmarkEnd w:id="548"/>
    </w:p>
    <w:p w:rsidR="00483286" w:rsidP="00483286" w:rsidRDefault="00483286" w14:paraId="7334FEF6" w14:textId="2B92C455">
      <w:r>
        <w:t xml:space="preserve">The following </w:t>
      </w:r>
      <w:r w:rsidR="00276B6A">
        <w:t xml:space="preserve">ad selection </w:t>
      </w:r>
      <w:r>
        <w:t>algorithm is recommended to ensure optimal ad distribution while respecting all configured limits:</w:t>
      </w:r>
    </w:p>
    <w:p w:rsidRPr="002F7F52" w:rsidR="00483286" w:rsidP="009377B7" w:rsidRDefault="00483286" w14:paraId="532618B4" w14:textId="0C48EAC9">
      <w:pPr>
        <w:pStyle w:val="ListParagraph"/>
        <w:numPr>
          <w:ilvl w:val="1"/>
          <w:numId w:val="20"/>
        </w:numPr>
        <w:spacing w:after="160" w:line="278" w:lineRule="auto"/>
        <w:contextualSpacing/>
      </w:pPr>
      <w:r>
        <w:t>A</w:t>
      </w:r>
      <w:r w:rsidRPr="00D05819">
        <w:t>pply Manufacturer's Vehicle-level Rules</w:t>
      </w:r>
      <w:r>
        <w:t xml:space="preserve">. These are per-vehicle limits defined by the </w:t>
      </w:r>
      <w:r w:rsidRPr="00F01780">
        <w:rPr>
          <w:b/>
          <w:bCs/>
        </w:rPr>
        <w:t>preloadAdsPrefs</w:t>
      </w:r>
      <w:r>
        <w:t xml:space="preserve"> parameter obtained via the </w:t>
      </w:r>
      <w:r w:rsidRPr="003C2BDC">
        <w:rPr>
          <w:b/>
          <w:bCs/>
        </w:rPr>
        <w:t>/</w:t>
      </w:r>
      <w:r w:rsidRPr="00002F17" w:rsidR="00E52EF0">
        <w:rPr>
          <w:b/>
          <w:bCs/>
        </w:rPr>
        <w:t>v1/</w:t>
      </w:r>
      <w:r w:rsidRPr="003C2BDC">
        <w:rPr>
          <w:b/>
          <w:bCs/>
        </w:rPr>
        <w:t>config</w:t>
      </w:r>
      <w:r w:rsidRPr="003C2BDC">
        <w:t xml:space="preserve"> </w:t>
      </w:r>
      <w:r>
        <w:t xml:space="preserve">endpoint. </w:t>
      </w:r>
    </w:p>
    <w:p w:rsidR="00483286" w:rsidP="009377B7" w:rsidRDefault="00483286" w14:paraId="778E9C9C" w14:textId="77777777">
      <w:pPr>
        <w:pStyle w:val="ListParagraph"/>
        <w:numPr>
          <w:ilvl w:val="2"/>
          <w:numId w:val="20"/>
        </w:numPr>
        <w:spacing w:after="160" w:line="278" w:lineRule="auto"/>
        <w:contextualSpacing/>
      </w:pPr>
      <w:r w:rsidRPr="002F7F52">
        <w:t>Frequency capping</w:t>
      </w:r>
      <w:r w:rsidRPr="0073221E">
        <w:rPr>
          <w:i/>
          <w:iCs/>
        </w:rPr>
        <w:t xml:space="preserve"> (</w:t>
      </w:r>
      <w:r w:rsidRPr="0073221E">
        <w:rPr>
          <w:b/>
          <w:bCs/>
          <w:i/>
          <w:iCs/>
        </w:rPr>
        <w:t>preloadAdsPrefs.capping</w:t>
      </w:r>
      <w:r w:rsidRPr="0073221E">
        <w:rPr>
          <w:i/>
          <w:iCs/>
        </w:rPr>
        <w:t xml:space="preserve">) </w:t>
      </w:r>
      <w:r w:rsidRPr="002F7F52">
        <w:t>specifies the</w:t>
      </w:r>
      <w:r>
        <w:t xml:space="preserve"> </w:t>
      </w:r>
      <w:r w:rsidRPr="00E57AC8">
        <w:rPr>
          <w:b/>
          <w:bCs/>
        </w:rPr>
        <w:t>maxImpressions</w:t>
      </w:r>
      <w:r>
        <w:t xml:space="preserve"> per day within the daypart defined by </w:t>
      </w:r>
      <w:r w:rsidRPr="00F722FD">
        <w:rPr>
          <w:b/>
          <w:bCs/>
        </w:rPr>
        <w:t>periodStart</w:t>
      </w:r>
      <w:r>
        <w:t xml:space="preserve"> and </w:t>
      </w:r>
      <w:r w:rsidRPr="00F722FD">
        <w:rPr>
          <w:b/>
          <w:bCs/>
        </w:rPr>
        <w:t>periodEnd</w:t>
      </w:r>
      <w:r>
        <w:t>.</w:t>
      </w:r>
    </w:p>
    <w:tbl>
      <w:tblPr>
        <w:tblW w:w="9639" w:type="dxa"/>
        <w:tblLook w:val="04A0" w:firstRow="1" w:lastRow="0" w:firstColumn="1" w:lastColumn="0" w:noHBand="0" w:noVBand="1"/>
      </w:tblPr>
      <w:tblGrid>
        <w:gridCol w:w="1134"/>
        <w:gridCol w:w="8505"/>
      </w:tblGrid>
      <w:tr w:rsidRPr="0016253F" w:rsidR="00483286" w14:paraId="0B8B7A8A"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351B0A1A" w14:textId="67EC9A80">
            <w:pPr>
              <w:spacing w:after="0"/>
              <w:rPr>
                <w:rFonts w:eastAsia="Times New Roman" w:cs="Times New Roman"/>
                <w:color w:val="E4146E"/>
              </w:rPr>
            </w:pPr>
            <w:r w:rsidRPr="0016253F">
              <w:rPr>
                <w:rFonts w:eastAsia="Times New Roman" w:cs="Times New Roman"/>
                <w:color w:val="E4146E"/>
              </w:rPr>
              <w:t>REQ-</w:t>
            </w:r>
            <w:r w:rsidR="00991E09">
              <w:rPr>
                <w:rFonts w:eastAsia="Times New Roman" w:cs="Times New Roman"/>
                <w:color w:val="E4146E"/>
              </w:rPr>
              <w:t>29</w:t>
            </w:r>
          </w:p>
        </w:tc>
        <w:tc>
          <w:tcPr>
            <w:tcW w:w="8505" w:type="dxa"/>
            <w:tcBorders>
              <w:top w:val="nil"/>
              <w:left w:val="nil"/>
              <w:bottom w:val="nil"/>
              <w:right w:val="nil"/>
            </w:tcBorders>
            <w:vAlign w:val="center"/>
          </w:tcPr>
          <w:p w:rsidRPr="0016253F" w:rsidR="00483286" w:rsidRDefault="00483286" w14:paraId="695F63FB" w14:textId="3809B3EA">
            <w:pPr>
              <w:spacing w:after="0"/>
              <w:rPr>
                <w:rFonts w:eastAsia="Times New Roman" w:cs="Times New Roman"/>
                <w:color w:val="E4146E"/>
              </w:rPr>
            </w:pPr>
            <w:r>
              <w:rPr>
                <w:rFonts w:eastAsia="Times New Roman" w:cs="Times New Roman"/>
                <w:color w:val="E4146E"/>
              </w:rPr>
              <w:t xml:space="preserve">The DTS AutoStage Receiver shall comply with ad frequency capping rules set by the OEM for each brand and </w:t>
            </w:r>
            <w:del w:author="Paul Peyla" w:date="2026-04-21T12:17:00Z" w16du:dateUtc="2026-04-21T16:17:00Z" w:id="549">
              <w:r w:rsidDel="00292488">
                <w:rPr>
                  <w:rFonts w:eastAsia="Times New Roman" w:cs="Times New Roman"/>
                  <w:color w:val="E4146E"/>
                </w:rPr>
                <w:delText>model</w:delText>
              </w:r>
            </w:del>
            <w:ins w:author="Paul Peyla" w:date="2026-04-21T12:17:00Z" w16du:dateUtc="2026-04-21T16:17:00Z" w:id="550">
              <w:r w:rsidR="00292488">
                <w:rPr>
                  <w:rFonts w:eastAsia="Times New Roman" w:cs="Times New Roman"/>
                  <w:color w:val="E4146E"/>
                </w:rPr>
                <w:t>model and</w:t>
              </w:r>
              <w:r w:rsidR="009E32B8">
                <w:rPr>
                  <w:rFonts w:eastAsia="Times New Roman" w:cs="Times New Roman"/>
                  <w:color w:val="E4146E"/>
                </w:rPr>
                <w:t xml:space="preserve"> obtained </w:t>
              </w:r>
              <w:r w:rsidR="00292488">
                <w:rPr>
                  <w:rFonts w:eastAsia="Times New Roman" w:cs="Times New Roman"/>
                  <w:color w:val="E4146E"/>
                </w:rPr>
                <w:t xml:space="preserve">via the </w:t>
              </w:r>
              <w:r w:rsidRPr="003C2BDC" w:rsidR="00292488">
                <w:rPr>
                  <w:b/>
                  <w:bCs/>
                </w:rPr>
                <w:t>/</w:t>
              </w:r>
              <w:r w:rsidRPr="00002F17" w:rsidR="00292488">
                <w:rPr>
                  <w:b/>
                  <w:bCs/>
                </w:rPr>
                <w:t>v1/</w:t>
              </w:r>
              <w:r w:rsidRPr="003C2BDC" w:rsidR="00292488">
                <w:rPr>
                  <w:b/>
                  <w:bCs/>
                </w:rPr>
                <w:t>config</w:t>
              </w:r>
              <w:r w:rsidR="00292488">
                <w:rPr>
                  <w:rFonts w:eastAsia="Times New Roman" w:cs="Times New Roman"/>
                  <w:color w:val="E4146E"/>
                </w:rPr>
                <w:t xml:space="preserve"> endpoint</w:t>
              </w:r>
            </w:ins>
            <w:r>
              <w:rPr>
                <w:rFonts w:eastAsia="Times New Roman" w:cs="Times New Roman"/>
                <w:color w:val="E4146E"/>
              </w:rPr>
              <w:t>.</w:t>
            </w:r>
          </w:p>
        </w:tc>
      </w:tr>
    </w:tbl>
    <w:p w:rsidR="00483286" w:rsidP="00483286" w:rsidRDefault="00483286" w14:paraId="00E8B842" w14:textId="77777777">
      <w:pPr>
        <w:spacing w:after="0"/>
      </w:pPr>
    </w:p>
    <w:tbl>
      <w:tblPr>
        <w:tblW w:w="9639" w:type="dxa"/>
        <w:tblLook w:val="04A0" w:firstRow="1" w:lastRow="0" w:firstColumn="1" w:lastColumn="0" w:noHBand="0" w:noVBand="1"/>
      </w:tblPr>
      <w:tblGrid>
        <w:gridCol w:w="1134"/>
        <w:gridCol w:w="8505"/>
      </w:tblGrid>
      <w:tr w:rsidRPr="0016253F" w:rsidR="00483286" w14:paraId="4D1A15D5"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EE36E9" w:rsidR="00483286" w:rsidRDefault="00483286" w14:paraId="7AF17152" w14:textId="7AF013BD">
            <w:pPr>
              <w:spacing w:after="0"/>
              <w:rPr>
                <w:rFonts w:eastAsia="Times New Roman" w:cs="Times New Roman"/>
                <w:color w:val="E4146E"/>
              </w:rPr>
            </w:pPr>
            <w:r w:rsidRPr="00EE36E9">
              <w:rPr>
                <w:rFonts w:eastAsia="Times New Roman" w:cs="Times New Roman"/>
                <w:color w:val="E4146E"/>
              </w:rPr>
              <w:t>RE</w:t>
            </w:r>
            <w:r>
              <w:rPr>
                <w:rFonts w:eastAsia="Times New Roman" w:cs="Times New Roman"/>
                <w:color w:val="E4146E"/>
              </w:rPr>
              <w:t>Q</w:t>
            </w:r>
            <w:r w:rsidRPr="00EE36E9">
              <w:rPr>
                <w:rFonts w:eastAsia="Times New Roman" w:cs="Times New Roman"/>
                <w:color w:val="E4146E"/>
              </w:rPr>
              <w:t>-</w:t>
            </w:r>
            <w:r>
              <w:rPr>
                <w:rFonts w:eastAsia="Times New Roman" w:cs="Times New Roman"/>
                <w:color w:val="E4146E"/>
              </w:rPr>
              <w:t>3</w:t>
            </w:r>
            <w:r w:rsidR="00991E09">
              <w:rPr>
                <w:rFonts w:eastAsia="Times New Roman" w:cs="Times New Roman"/>
                <w:color w:val="E4146E"/>
              </w:rPr>
              <w:t>0</w:t>
            </w:r>
          </w:p>
        </w:tc>
        <w:tc>
          <w:tcPr>
            <w:tcW w:w="8505" w:type="dxa"/>
            <w:tcBorders>
              <w:top w:val="nil"/>
              <w:left w:val="nil"/>
              <w:bottom w:val="nil"/>
              <w:right w:val="nil"/>
            </w:tcBorders>
            <w:vAlign w:val="center"/>
            <w:hideMark/>
          </w:tcPr>
          <w:p w:rsidRPr="00EE36E9" w:rsidR="00483286" w:rsidRDefault="00483286" w14:paraId="1B956395" w14:textId="29A46767">
            <w:pPr>
              <w:spacing w:after="0"/>
              <w:rPr>
                <w:rFonts w:eastAsia="Times New Roman" w:cs="Times New Roman"/>
                <w:color w:val="E4146E"/>
              </w:rPr>
            </w:pPr>
            <w:r w:rsidRPr="00EE36E9">
              <w:rPr>
                <w:color w:val="E4146E"/>
              </w:rPr>
              <w:t xml:space="preserve">The DTS AutoStage Receiver shall use the </w:t>
            </w:r>
            <w:r w:rsidRPr="00EE36E9">
              <w:rPr>
                <w:b/>
                <w:bCs/>
                <w:color w:val="000000" w:themeColor="text1"/>
              </w:rPr>
              <w:t>preloadAdsPref</w:t>
            </w:r>
            <w:r>
              <w:rPr>
                <w:b/>
                <w:bCs/>
                <w:color w:val="000000" w:themeColor="text1"/>
              </w:rPr>
              <w:t>s</w:t>
            </w:r>
            <w:r w:rsidRPr="00EE36E9">
              <w:rPr>
                <w:b/>
                <w:bCs/>
                <w:color w:val="000000" w:themeColor="text1"/>
              </w:rPr>
              <w:t>.</w:t>
            </w:r>
            <w:r>
              <w:rPr>
                <w:b/>
                <w:bCs/>
                <w:color w:val="000000" w:themeColor="text1"/>
              </w:rPr>
              <w:t>capping.</w:t>
            </w:r>
            <w:r w:rsidRPr="00EE36E9">
              <w:rPr>
                <w:b/>
                <w:bCs/>
                <w:color w:val="000000" w:themeColor="text1"/>
              </w:rPr>
              <w:t>maxImpressions</w:t>
            </w:r>
            <w:r w:rsidRPr="00EE36E9">
              <w:rPr>
                <w:color w:val="000000" w:themeColor="text1"/>
              </w:rPr>
              <w:t xml:space="preserve"> </w:t>
            </w:r>
            <w:r w:rsidRPr="00EE36E9">
              <w:rPr>
                <w:color w:val="E4146E"/>
              </w:rPr>
              <w:t xml:space="preserve">field within the </w:t>
            </w:r>
            <w:r w:rsidRPr="00EE36E9">
              <w:rPr>
                <w:b/>
                <w:bCs/>
                <w:color w:val="000000" w:themeColor="text1"/>
              </w:rPr>
              <w:t>/</w:t>
            </w:r>
            <w:r w:rsidR="00C10463">
              <w:rPr>
                <w:b/>
                <w:bCs/>
                <w:color w:val="000000" w:themeColor="text1"/>
              </w:rPr>
              <w:t>v1/</w:t>
            </w:r>
            <w:r w:rsidRPr="00EE36E9">
              <w:rPr>
                <w:b/>
                <w:bCs/>
                <w:color w:val="000000" w:themeColor="text1"/>
              </w:rPr>
              <w:t>config</w:t>
            </w:r>
            <w:r w:rsidRPr="00EE36E9">
              <w:rPr>
                <w:color w:val="000000" w:themeColor="text1"/>
              </w:rPr>
              <w:t xml:space="preserve"> </w:t>
            </w:r>
            <w:r w:rsidRPr="00EE36E9">
              <w:rPr>
                <w:color w:val="E4146E"/>
              </w:rPr>
              <w:t xml:space="preserve">endpoint to limit the maximum allowable number of ads played per day, per vehicle, within a daypart specified by the </w:t>
            </w:r>
            <w:r w:rsidRPr="00EE36E9">
              <w:rPr>
                <w:b/>
                <w:bCs/>
                <w:color w:val="000000" w:themeColor="text1"/>
              </w:rPr>
              <w:t>preloadAdsPref</w:t>
            </w:r>
            <w:r>
              <w:rPr>
                <w:b/>
                <w:bCs/>
                <w:color w:val="000000" w:themeColor="text1"/>
              </w:rPr>
              <w:t>s</w:t>
            </w:r>
            <w:r w:rsidRPr="00EE36E9">
              <w:rPr>
                <w:b/>
                <w:bCs/>
                <w:color w:val="000000" w:themeColor="text1"/>
              </w:rPr>
              <w:t>.</w:t>
            </w:r>
            <w:r>
              <w:rPr>
                <w:b/>
                <w:bCs/>
                <w:color w:val="000000" w:themeColor="text1"/>
              </w:rPr>
              <w:t>capping.</w:t>
            </w:r>
            <w:r w:rsidRPr="00EE36E9">
              <w:rPr>
                <w:b/>
                <w:bCs/>
                <w:color w:val="000000" w:themeColor="text1"/>
              </w:rPr>
              <w:t>periodStart</w:t>
            </w:r>
            <w:r w:rsidRPr="00EE36E9">
              <w:rPr>
                <w:color w:val="E4146E"/>
              </w:rPr>
              <w:t xml:space="preserve"> and </w:t>
            </w:r>
            <w:r w:rsidRPr="00EE36E9">
              <w:rPr>
                <w:b/>
                <w:bCs/>
                <w:color w:val="000000" w:themeColor="text1"/>
              </w:rPr>
              <w:t>preloadAdsPref</w:t>
            </w:r>
            <w:r>
              <w:rPr>
                <w:b/>
                <w:bCs/>
                <w:color w:val="000000" w:themeColor="text1"/>
              </w:rPr>
              <w:t>s</w:t>
            </w:r>
            <w:r w:rsidRPr="00EE36E9">
              <w:rPr>
                <w:b/>
                <w:bCs/>
                <w:color w:val="000000" w:themeColor="text1"/>
              </w:rPr>
              <w:t>.</w:t>
            </w:r>
            <w:r>
              <w:rPr>
                <w:b/>
                <w:bCs/>
                <w:color w:val="000000" w:themeColor="text1"/>
              </w:rPr>
              <w:t>capping.</w:t>
            </w:r>
            <w:r w:rsidRPr="00EE36E9">
              <w:rPr>
                <w:b/>
                <w:bCs/>
                <w:color w:val="000000" w:themeColor="text1"/>
              </w:rPr>
              <w:t>periodEnd</w:t>
            </w:r>
            <w:r w:rsidRPr="00EE36E9">
              <w:rPr>
                <w:color w:val="E4146E"/>
              </w:rPr>
              <w:t xml:space="preserve"> configuration parameters.</w:t>
            </w:r>
          </w:p>
        </w:tc>
      </w:tr>
    </w:tbl>
    <w:p w:rsidR="00483286" w:rsidP="00483286" w:rsidRDefault="00483286" w14:paraId="7CC469E3" w14:textId="77777777">
      <w:pPr>
        <w:spacing w:after="0"/>
      </w:pPr>
    </w:p>
    <w:p w:rsidR="00483286" w:rsidP="009377B7" w:rsidRDefault="00483286" w14:paraId="161F1DAE" w14:textId="77777777">
      <w:pPr>
        <w:pStyle w:val="ListParagraph"/>
        <w:numPr>
          <w:ilvl w:val="2"/>
          <w:numId w:val="20"/>
        </w:numPr>
        <w:spacing w:after="160" w:line="278" w:lineRule="auto"/>
        <w:contextualSpacing/>
      </w:pPr>
      <w:r w:rsidRPr="00D05819">
        <w:t>Minimum ad spacing (</w:t>
      </w:r>
      <w:r w:rsidRPr="005704C8">
        <w:rPr>
          <w:b/>
          <w:bCs/>
        </w:rPr>
        <w:t>preloadAdsPre</w:t>
      </w:r>
      <w:r>
        <w:rPr>
          <w:b/>
          <w:bCs/>
        </w:rPr>
        <w:t>fs</w:t>
      </w:r>
      <w:r w:rsidRPr="005704C8">
        <w:rPr>
          <w:b/>
          <w:bCs/>
        </w:rPr>
        <w:t>.minAdSpacing</w:t>
      </w:r>
      <w:r w:rsidRPr="00D05819">
        <w:t>) </w:t>
      </w:r>
      <w:r>
        <w:t>specifies the minimum time between playout of ads within the same campaign. If a campaign consists of a single ad, it specifies the minimum time between playouts of that ad.</w:t>
      </w:r>
    </w:p>
    <w:tbl>
      <w:tblPr>
        <w:tblW w:w="9639" w:type="dxa"/>
        <w:tblLook w:val="04A0" w:firstRow="1" w:lastRow="0" w:firstColumn="1" w:lastColumn="0" w:noHBand="0" w:noVBand="1"/>
      </w:tblPr>
      <w:tblGrid>
        <w:gridCol w:w="1134"/>
        <w:gridCol w:w="8505"/>
      </w:tblGrid>
      <w:tr w:rsidRPr="0016253F" w:rsidR="00483286" w14:paraId="57DBED63"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912DCC" w:rsidR="00483286" w:rsidRDefault="00483286" w14:paraId="42C26B8F" w14:textId="09398F32">
            <w:pPr>
              <w:spacing w:after="0"/>
              <w:rPr>
                <w:rFonts w:eastAsia="Times New Roman" w:cs="Times New Roman"/>
                <w:color w:val="E4146E"/>
              </w:rPr>
            </w:pPr>
            <w:r w:rsidRPr="00912DCC">
              <w:rPr>
                <w:rFonts w:eastAsia="Times New Roman" w:cs="Times New Roman"/>
                <w:color w:val="E4146E"/>
              </w:rPr>
              <w:t>RE</w:t>
            </w:r>
            <w:r w:rsidR="007B40A7">
              <w:rPr>
                <w:rFonts w:eastAsia="Times New Roman" w:cs="Times New Roman"/>
                <w:color w:val="E4146E"/>
              </w:rPr>
              <w:t>Q</w:t>
            </w:r>
            <w:r w:rsidRPr="00912DCC">
              <w:rPr>
                <w:rFonts w:eastAsia="Times New Roman" w:cs="Times New Roman"/>
                <w:color w:val="E4146E"/>
              </w:rPr>
              <w:t>-</w:t>
            </w:r>
            <w:r>
              <w:rPr>
                <w:rFonts w:eastAsia="Times New Roman" w:cs="Times New Roman"/>
                <w:color w:val="E4146E"/>
              </w:rPr>
              <w:t>3</w:t>
            </w:r>
            <w:r w:rsidR="00991E09">
              <w:rPr>
                <w:rFonts w:eastAsia="Times New Roman" w:cs="Times New Roman"/>
                <w:color w:val="E4146E"/>
              </w:rPr>
              <w:t>1</w:t>
            </w:r>
          </w:p>
        </w:tc>
        <w:tc>
          <w:tcPr>
            <w:tcW w:w="8505" w:type="dxa"/>
            <w:tcBorders>
              <w:top w:val="nil"/>
              <w:left w:val="nil"/>
              <w:bottom w:val="nil"/>
              <w:right w:val="nil"/>
            </w:tcBorders>
            <w:vAlign w:val="center"/>
            <w:hideMark/>
          </w:tcPr>
          <w:p w:rsidRPr="00912DCC" w:rsidR="00483286" w:rsidRDefault="00483286" w14:paraId="37A53480" w14:textId="3539C95B">
            <w:pPr>
              <w:spacing w:after="0"/>
              <w:rPr>
                <w:rFonts w:eastAsia="Times New Roman" w:cs="Times New Roman"/>
                <w:color w:val="E4146E"/>
              </w:rPr>
            </w:pPr>
            <w:r w:rsidRPr="00912DCC">
              <w:rPr>
                <w:color w:val="E4146E"/>
              </w:rPr>
              <w:t xml:space="preserve">The DTS AutoStage Receiver </w:t>
            </w:r>
            <w:r>
              <w:rPr>
                <w:color w:val="E4146E"/>
              </w:rPr>
              <w:t>shall</w:t>
            </w:r>
            <w:r w:rsidRPr="00912DCC">
              <w:rPr>
                <w:color w:val="E4146E"/>
              </w:rPr>
              <w:t xml:space="preserve"> use the </w:t>
            </w:r>
            <w:r w:rsidRPr="00912DCC">
              <w:rPr>
                <w:b/>
                <w:bCs/>
                <w:color w:val="000000" w:themeColor="text1"/>
              </w:rPr>
              <w:t>preloadAdsPref</w:t>
            </w:r>
            <w:r>
              <w:rPr>
                <w:b/>
                <w:bCs/>
                <w:color w:val="000000" w:themeColor="text1"/>
              </w:rPr>
              <w:t>s</w:t>
            </w:r>
            <w:r w:rsidRPr="00912DCC">
              <w:rPr>
                <w:b/>
                <w:bCs/>
                <w:color w:val="000000" w:themeColor="text1"/>
              </w:rPr>
              <w:t>.minAdSpacing</w:t>
            </w:r>
            <w:r w:rsidRPr="00912DCC">
              <w:rPr>
                <w:color w:val="000000" w:themeColor="text1"/>
              </w:rPr>
              <w:t xml:space="preserve"> </w:t>
            </w:r>
            <w:r w:rsidRPr="00912DCC">
              <w:rPr>
                <w:color w:val="E4146E"/>
              </w:rPr>
              <w:t xml:space="preserve">field within the </w:t>
            </w:r>
            <w:r w:rsidRPr="00912DCC">
              <w:rPr>
                <w:b/>
                <w:bCs/>
                <w:color w:val="000000" w:themeColor="text1"/>
              </w:rPr>
              <w:t>/</w:t>
            </w:r>
            <w:r w:rsidR="003C4EC6">
              <w:rPr>
                <w:b/>
                <w:bCs/>
                <w:color w:val="000000" w:themeColor="text1"/>
              </w:rPr>
              <w:t>v1/</w:t>
            </w:r>
            <w:r w:rsidRPr="00912DCC">
              <w:rPr>
                <w:b/>
                <w:bCs/>
                <w:color w:val="000000" w:themeColor="text1"/>
              </w:rPr>
              <w:t>config</w:t>
            </w:r>
            <w:r w:rsidRPr="00912DCC">
              <w:rPr>
                <w:color w:val="000000" w:themeColor="text1"/>
              </w:rPr>
              <w:t xml:space="preserve"> </w:t>
            </w:r>
            <w:r w:rsidRPr="00912DCC">
              <w:rPr>
                <w:color w:val="E4146E"/>
              </w:rPr>
              <w:t>endpoint to set the minimum allowable time between playout of ads within the same campaign, or between playout of a particular ad in campaigns with only one ad.</w:t>
            </w:r>
          </w:p>
        </w:tc>
      </w:tr>
    </w:tbl>
    <w:p w:rsidR="00483286" w:rsidP="00483286" w:rsidRDefault="00483286" w14:paraId="2B2ED578" w14:textId="77777777">
      <w:pPr>
        <w:spacing w:after="0"/>
      </w:pPr>
    </w:p>
    <w:p w:rsidRPr="00E22672" w:rsidR="00483286" w:rsidP="009377B7" w:rsidRDefault="00483286" w14:paraId="3EC022A7" w14:textId="77777777">
      <w:pPr>
        <w:pStyle w:val="ListParagraph"/>
        <w:numPr>
          <w:ilvl w:val="1"/>
          <w:numId w:val="20"/>
        </w:numPr>
        <w:spacing w:after="160" w:line="278" w:lineRule="auto"/>
        <w:contextualSpacing/>
      </w:pPr>
      <w:r w:rsidRPr="00E22672">
        <w:t xml:space="preserve">Filter by Campaign Validity and Geo-targeting.  </w:t>
      </w:r>
    </w:p>
    <w:p w:rsidR="00483286" w:rsidP="009377B7" w:rsidRDefault="00483286" w14:paraId="6BFE3423" w14:textId="649B1C9B">
      <w:pPr>
        <w:pStyle w:val="ListParagraph"/>
        <w:numPr>
          <w:ilvl w:val="2"/>
          <w:numId w:val="20"/>
        </w:numPr>
        <w:spacing w:after="160" w:line="278" w:lineRule="auto"/>
        <w:contextualSpacing/>
      </w:pPr>
      <w:r w:rsidRPr="00E22672">
        <w:t xml:space="preserve">Campaign validity is </w:t>
      </w:r>
      <w:r>
        <w:t>determined using</w:t>
      </w:r>
      <w:r w:rsidRPr="00E22672">
        <w:t xml:space="preserve"> the </w:t>
      </w:r>
      <w:r w:rsidRPr="00E22672">
        <w:rPr>
          <w:b/>
          <w:bCs/>
        </w:rPr>
        <w:t>startTime</w:t>
      </w:r>
      <w:r w:rsidRPr="00E22672">
        <w:t xml:space="preserve"> and </w:t>
      </w:r>
      <w:r w:rsidRPr="00E22672">
        <w:rPr>
          <w:b/>
          <w:bCs/>
        </w:rPr>
        <w:t>endTime</w:t>
      </w:r>
      <w:r w:rsidRPr="00E22672">
        <w:t xml:space="preserve"> </w:t>
      </w:r>
      <w:r>
        <w:t>UTC timestamps for</w:t>
      </w:r>
      <w:r w:rsidRPr="00E22672">
        <w:t xml:space="preserve"> the </w:t>
      </w:r>
      <w:r>
        <w:t xml:space="preserve">live phase of the </w:t>
      </w:r>
      <w:r w:rsidRPr="00E22672">
        <w:t xml:space="preserve">campaign obtained via the </w:t>
      </w:r>
      <w:r w:rsidRPr="00E22672">
        <w:rPr>
          <w:b/>
          <w:bCs/>
        </w:rPr>
        <w:t>/</w:t>
      </w:r>
      <w:r w:rsidR="0069189E">
        <w:rPr>
          <w:b/>
          <w:bCs/>
        </w:rPr>
        <w:t>v1/</w:t>
      </w:r>
      <w:r w:rsidRPr="00E22672">
        <w:rPr>
          <w:b/>
          <w:bCs/>
        </w:rPr>
        <w:t>ads/preload</w:t>
      </w:r>
      <w:r w:rsidRPr="00E22672">
        <w:t xml:space="preserve"> endpoint.</w:t>
      </w:r>
    </w:p>
    <w:tbl>
      <w:tblPr>
        <w:tblW w:w="9639" w:type="dxa"/>
        <w:tblLook w:val="04A0" w:firstRow="1" w:lastRow="0" w:firstColumn="1" w:lastColumn="0" w:noHBand="0" w:noVBand="1"/>
      </w:tblPr>
      <w:tblGrid>
        <w:gridCol w:w="1134"/>
        <w:gridCol w:w="8505"/>
      </w:tblGrid>
      <w:tr w:rsidRPr="00CA19A2" w:rsidR="00483286" w14:paraId="48AC2EC6"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122309E5" w14:textId="00372BE9">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3</w:t>
            </w:r>
            <w:r w:rsidR="00991E09">
              <w:rPr>
                <w:rFonts w:eastAsia="Times New Roman" w:cs="Times New Roman"/>
                <w:color w:val="E4146E"/>
              </w:rPr>
              <w:t>2</w:t>
            </w:r>
          </w:p>
        </w:tc>
        <w:tc>
          <w:tcPr>
            <w:tcW w:w="8505" w:type="dxa"/>
            <w:tcBorders>
              <w:top w:val="nil"/>
              <w:left w:val="nil"/>
              <w:bottom w:val="nil"/>
              <w:right w:val="nil"/>
            </w:tcBorders>
            <w:vAlign w:val="center"/>
            <w:hideMark/>
          </w:tcPr>
          <w:p w:rsidRPr="00CA19A2" w:rsidR="00483286" w:rsidRDefault="00483286" w14:paraId="653F4E50" w14:textId="636856F6">
            <w:pPr>
              <w:spacing w:after="0"/>
              <w:rPr>
                <w:color w:val="E4146E"/>
              </w:rPr>
            </w:pPr>
            <w:r>
              <w:rPr>
                <w:color w:val="E4146E"/>
              </w:rPr>
              <w:t>The DTS AutoStage Receiver shall play a</w:t>
            </w:r>
            <w:ins w:author="Paul Peyla" w:date="2026-04-07T16:46:00Z" w16du:dateUtc="2026-04-07T20:46:00Z" w:id="551">
              <w:r w:rsidR="00333FF8">
                <w:rPr>
                  <w:color w:val="E4146E"/>
                </w:rPr>
                <w:t>n</w:t>
              </w:r>
            </w:ins>
            <w:r>
              <w:rPr>
                <w:color w:val="E4146E"/>
              </w:rPr>
              <w:t xml:space="preserve"> </w:t>
            </w:r>
            <w:del w:author="Paul Peyla" w:date="2026-04-07T16:46:00Z" w16du:dateUtc="2026-04-07T20:46:00Z" w:id="552">
              <w:r w:rsidDel="00333FF8">
                <w:rPr>
                  <w:color w:val="E4146E"/>
                </w:rPr>
                <w:delText>welcome a</w:delText>
              </w:r>
            </w:del>
            <w:ins w:author="Paul Peyla" w:date="2026-04-07T16:46:00Z" w16du:dateUtc="2026-04-07T20:46:00Z" w:id="553">
              <w:r w:rsidR="00333FF8">
                <w:rPr>
                  <w:color w:val="E4146E"/>
                </w:rPr>
                <w:t>A</w:t>
              </w:r>
            </w:ins>
            <w:r>
              <w:rPr>
                <w:color w:val="E4146E"/>
              </w:rPr>
              <w:t xml:space="preserve">udio </w:t>
            </w:r>
            <w:del w:author="Paul Peyla" w:date="2026-04-07T16:46:00Z" w16du:dateUtc="2026-04-07T20:46:00Z" w:id="554">
              <w:r w:rsidDel="00333FF8">
                <w:rPr>
                  <w:color w:val="E4146E"/>
                </w:rPr>
                <w:delText>m</w:delText>
              </w:r>
            </w:del>
            <w:ins w:author="Paul Peyla" w:date="2026-04-07T16:46:00Z" w16du:dateUtc="2026-04-07T20:46:00Z" w:id="555">
              <w:r w:rsidR="00333FF8">
                <w:rPr>
                  <w:color w:val="E4146E"/>
                </w:rPr>
                <w:t>M</w:t>
              </w:r>
            </w:ins>
            <w:r>
              <w:rPr>
                <w:color w:val="E4146E"/>
              </w:rPr>
              <w:t xml:space="preserve">essage only after the </w:t>
            </w:r>
            <w:r w:rsidRPr="00E16B15">
              <w:rPr>
                <w:b/>
                <w:bCs/>
              </w:rPr>
              <w:t>campaigns.</w:t>
            </w:r>
            <w:r w:rsidRPr="00E22672">
              <w:rPr>
                <w:b/>
                <w:bCs/>
              </w:rPr>
              <w:t>startTime</w:t>
            </w:r>
            <w:r w:rsidRPr="00E22672">
              <w:t xml:space="preserve"> </w:t>
            </w:r>
            <w:r>
              <w:rPr>
                <w:color w:val="E4146E"/>
              </w:rPr>
              <w:t xml:space="preserve">and before the </w:t>
            </w:r>
            <w:r w:rsidRPr="00E16B15">
              <w:rPr>
                <w:b/>
                <w:bCs/>
              </w:rPr>
              <w:t>campaigns.</w:t>
            </w:r>
            <w:r>
              <w:rPr>
                <w:b/>
                <w:bCs/>
              </w:rPr>
              <w:t>end</w:t>
            </w:r>
            <w:r w:rsidRPr="00E22672">
              <w:rPr>
                <w:b/>
                <w:bCs/>
              </w:rPr>
              <w:t>Time</w:t>
            </w:r>
            <w:r w:rsidRPr="00E22672">
              <w:t xml:space="preserve"> </w:t>
            </w:r>
            <w:r>
              <w:rPr>
                <w:color w:val="E4146E"/>
              </w:rPr>
              <w:t xml:space="preserve">of its associated campaign, as returned by the DTS AutoStage API in response to a </w:t>
            </w:r>
            <w:r w:rsidRPr="0013296C">
              <w:rPr>
                <w:b/>
                <w:bCs/>
                <w:color w:val="000000" w:themeColor="text1"/>
              </w:rPr>
              <w:t>/</w:t>
            </w:r>
            <w:r w:rsidR="00596DCA">
              <w:rPr>
                <w:b/>
                <w:bCs/>
                <w:color w:val="000000" w:themeColor="text1"/>
              </w:rPr>
              <w:t>v1/</w:t>
            </w:r>
            <w:r w:rsidRPr="0013296C">
              <w:rPr>
                <w:b/>
                <w:bCs/>
                <w:color w:val="000000" w:themeColor="text1"/>
              </w:rPr>
              <w:t>ads/preload</w:t>
            </w:r>
            <w:r>
              <w:rPr>
                <w:b/>
                <w:bCs/>
                <w:color w:val="000000" w:themeColor="text1"/>
              </w:rPr>
              <w:t xml:space="preserve"> </w:t>
            </w:r>
            <w:r>
              <w:rPr>
                <w:color w:val="E4146E"/>
              </w:rPr>
              <w:t>request.</w:t>
            </w:r>
          </w:p>
        </w:tc>
      </w:tr>
    </w:tbl>
    <w:p w:rsidRPr="00E22672" w:rsidR="00483286" w:rsidP="00483286" w:rsidRDefault="00483286" w14:paraId="108B485C" w14:textId="77777777">
      <w:pPr>
        <w:spacing w:after="0"/>
      </w:pPr>
    </w:p>
    <w:p w:rsidRPr="00F838EF" w:rsidR="00483286" w:rsidP="009377B7" w:rsidRDefault="00483286" w14:paraId="4A63B083" w14:textId="0EF784DC">
      <w:pPr>
        <w:pStyle w:val="ListParagraph"/>
        <w:numPr>
          <w:ilvl w:val="2"/>
          <w:numId w:val="20"/>
        </w:numPr>
        <w:spacing w:after="160" w:line="278" w:lineRule="auto"/>
        <w:contextualSpacing/>
      </w:pPr>
      <w:r w:rsidRPr="00E22672">
        <w:t xml:space="preserve">Geo-targeting ensures that ads are played </w:t>
      </w:r>
      <w:r w:rsidR="006C07D7">
        <w:t xml:space="preserve">(or precluded) </w:t>
      </w:r>
      <w:r w:rsidRPr="00E22672">
        <w:t xml:space="preserve">only when a vehicle is within an area defined by campaign rules. </w:t>
      </w:r>
      <w:r>
        <w:t xml:space="preserve">The </w:t>
      </w:r>
      <w:r w:rsidRPr="009D3935">
        <w:rPr>
          <w:b/>
          <w:bCs/>
        </w:rPr>
        <w:t>country</w:t>
      </w:r>
      <w:r>
        <w:t xml:space="preserve"> query parameter of the </w:t>
      </w:r>
      <w:r w:rsidRPr="00E43050">
        <w:rPr>
          <w:b/>
          <w:bCs/>
        </w:rPr>
        <w:t>/</w:t>
      </w:r>
      <w:r w:rsidR="0093480F">
        <w:rPr>
          <w:b/>
          <w:bCs/>
        </w:rPr>
        <w:t>v1/</w:t>
      </w:r>
      <w:r w:rsidRPr="00E43050">
        <w:rPr>
          <w:b/>
          <w:bCs/>
        </w:rPr>
        <w:t>ads/preload</w:t>
      </w:r>
      <w:r>
        <w:t xml:space="preserve"> endpoint ensures that returned campaigns are </w:t>
      </w:r>
      <w:r w:rsidR="00254145">
        <w:t>restricted</w:t>
      </w:r>
      <w:r>
        <w:t xml:space="preserve"> to specified countries. For higher resolution geo-targeting, t</w:t>
      </w:r>
      <w:r w:rsidRPr="00E22672">
        <w:t xml:space="preserve">he target areas for a specified campaign at the current vehicle location are determined using the </w:t>
      </w:r>
      <w:r w:rsidRPr="00E22672">
        <w:rPr>
          <w:b/>
          <w:bCs/>
          <w:color w:val="000000" w:themeColor="text1"/>
        </w:rPr>
        <w:t>/</w:t>
      </w:r>
      <w:r w:rsidR="00420D95">
        <w:rPr>
          <w:b/>
          <w:bCs/>
          <w:color w:val="000000" w:themeColor="text1"/>
        </w:rPr>
        <w:t>v1/ads/</w:t>
      </w:r>
      <w:r w:rsidRPr="00E22672">
        <w:rPr>
          <w:b/>
          <w:bCs/>
          <w:color w:val="000000" w:themeColor="text1"/>
        </w:rPr>
        <w:t>preload/{campaignId}/geotarget</w:t>
      </w:r>
      <w:r w:rsidRPr="00E22672">
        <w:rPr>
          <w:color w:val="000000" w:themeColor="text1"/>
        </w:rPr>
        <w:t xml:space="preserve"> endpoint, as defined in </w:t>
      </w:r>
      <w:r w:rsidR="00145776">
        <w:rPr>
          <w:color w:val="000000" w:themeColor="text1"/>
        </w:rPr>
        <w:t xml:space="preserve">Subsection </w:t>
      </w:r>
      <w:r w:rsidR="00DA78CD">
        <w:rPr>
          <w:color w:val="000000" w:themeColor="text1"/>
        </w:rPr>
        <w:fldChar w:fldCharType="begin"/>
      </w:r>
      <w:r w:rsidR="00DA78CD">
        <w:rPr>
          <w:color w:val="000000" w:themeColor="text1"/>
        </w:rPr>
        <w:instrText xml:space="preserve"> REF _Ref213427106 \r \h </w:instrText>
      </w:r>
      <w:r w:rsidR="00DA78CD">
        <w:rPr>
          <w:color w:val="000000" w:themeColor="text1"/>
        </w:rPr>
      </w:r>
      <w:r w:rsidR="00DA78CD">
        <w:rPr>
          <w:color w:val="000000" w:themeColor="text1"/>
        </w:rPr>
        <w:fldChar w:fldCharType="separate"/>
      </w:r>
      <w:r w:rsidR="00B86D35">
        <w:rPr>
          <w:color w:val="000000" w:themeColor="text1"/>
        </w:rPr>
        <w:t>1.3.1.2.1</w:t>
      </w:r>
      <w:r w:rsidR="00DA78CD">
        <w:rPr>
          <w:color w:val="000000" w:themeColor="text1"/>
        </w:rPr>
        <w:fldChar w:fldCharType="end"/>
      </w:r>
      <w:r w:rsidR="00DA78CD">
        <w:rPr>
          <w:color w:val="000000" w:themeColor="text1"/>
        </w:rPr>
        <w:t>.</w:t>
      </w:r>
    </w:p>
    <w:p w:rsidR="00483286" w:rsidP="00483286" w:rsidRDefault="00483286" w14:paraId="6D77692E" w14:textId="77777777">
      <w:pPr>
        <w:pStyle w:val="ListParagraph"/>
        <w:ind w:left="2160"/>
      </w:pPr>
    </w:p>
    <w:p w:rsidR="00483286" w:rsidP="009377B7" w:rsidRDefault="00483286" w14:paraId="190AF084" w14:textId="5F9BD66F">
      <w:pPr>
        <w:pStyle w:val="ListParagraph"/>
        <w:numPr>
          <w:ilvl w:val="1"/>
          <w:numId w:val="20"/>
        </w:numPr>
        <w:spacing w:after="160" w:line="278" w:lineRule="auto"/>
        <w:contextualSpacing/>
      </w:pPr>
      <w:r w:rsidRPr="00D05819">
        <w:t>Apply Campaign-Level Rules</w:t>
      </w:r>
      <w:r>
        <w:t xml:space="preserve">. These rules are defined in the </w:t>
      </w:r>
      <w:r w:rsidRPr="00DE5FE7">
        <w:rPr>
          <w:b/>
          <w:bCs/>
        </w:rPr>
        <w:t>campaign</w:t>
      </w:r>
      <w:r>
        <w:rPr>
          <w:b/>
          <w:bCs/>
        </w:rPr>
        <w:t>s</w:t>
      </w:r>
      <w:r w:rsidRPr="00DE5FE7">
        <w:rPr>
          <w:b/>
          <w:bCs/>
        </w:rPr>
        <w:t>.schedule</w:t>
      </w:r>
      <w:r>
        <w:t xml:space="preserve"> parameters obtained via the </w:t>
      </w:r>
      <w:r w:rsidRPr="00DE5FE7">
        <w:rPr>
          <w:b/>
          <w:bCs/>
        </w:rPr>
        <w:t>/</w:t>
      </w:r>
      <w:r w:rsidR="00CB5ACB">
        <w:rPr>
          <w:b/>
          <w:bCs/>
        </w:rPr>
        <w:t>v1/</w:t>
      </w:r>
      <w:r w:rsidRPr="00DE5FE7">
        <w:rPr>
          <w:b/>
          <w:bCs/>
        </w:rPr>
        <w:t>ads/preload</w:t>
      </w:r>
      <w:r>
        <w:t xml:space="preserve"> endpoint.</w:t>
      </w:r>
    </w:p>
    <w:p w:rsidRPr="004E1F48" w:rsidR="00483286" w:rsidP="009377B7" w:rsidRDefault="00483286" w14:paraId="53B9B385" w14:textId="77777777">
      <w:pPr>
        <w:pStyle w:val="ListParagraph"/>
        <w:numPr>
          <w:ilvl w:val="2"/>
          <w:numId w:val="20"/>
        </w:numPr>
        <w:spacing w:after="160" w:line="278" w:lineRule="auto"/>
        <w:contextualSpacing/>
      </w:pPr>
      <w:r w:rsidRPr="00D05819">
        <w:t>Frequency cap</w:t>
      </w:r>
      <w:r>
        <w:t>ping</w:t>
      </w:r>
      <w:r w:rsidRPr="00D05819">
        <w:t xml:space="preserve"> (</w:t>
      </w:r>
      <w:r w:rsidRPr="001E3547">
        <w:rPr>
          <w:b/>
          <w:bCs/>
        </w:rPr>
        <w:t>campaigns</w:t>
      </w:r>
      <w:r>
        <w:t>.</w:t>
      </w:r>
      <w:r w:rsidRPr="006B2EF2">
        <w:rPr>
          <w:b/>
          <w:bCs/>
        </w:rPr>
        <w:t>schedule.capping</w:t>
      </w:r>
      <w:r w:rsidRPr="00D05819">
        <w:t>)</w:t>
      </w:r>
      <w:r>
        <w:t xml:space="preserve"> specifies the </w:t>
      </w:r>
      <w:r w:rsidRPr="00E57AC8">
        <w:rPr>
          <w:b/>
          <w:bCs/>
        </w:rPr>
        <w:t>maxImpressions</w:t>
      </w:r>
      <w:r>
        <w:t xml:space="preserve"> per day within the daypart defined by </w:t>
      </w:r>
      <w:r w:rsidRPr="00F722FD">
        <w:rPr>
          <w:b/>
          <w:bCs/>
        </w:rPr>
        <w:t>periodStart</w:t>
      </w:r>
      <w:r>
        <w:t xml:space="preserve"> and </w:t>
      </w:r>
      <w:r w:rsidRPr="00F722FD">
        <w:rPr>
          <w:b/>
          <w:bCs/>
        </w:rPr>
        <w:t>periodEnd</w:t>
      </w:r>
      <w:r>
        <w:rPr>
          <w:b/>
          <w:bCs/>
        </w:rPr>
        <w:t>.</w:t>
      </w:r>
    </w:p>
    <w:tbl>
      <w:tblPr>
        <w:tblW w:w="9639" w:type="dxa"/>
        <w:tblLook w:val="04A0" w:firstRow="1" w:lastRow="0" w:firstColumn="1" w:lastColumn="0" w:noHBand="0" w:noVBand="1"/>
      </w:tblPr>
      <w:tblGrid>
        <w:gridCol w:w="1134"/>
        <w:gridCol w:w="8505"/>
      </w:tblGrid>
      <w:tr w:rsidRPr="0016253F" w:rsidR="00483286" w14:paraId="5E975AA5"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1628DEAB" w14:textId="48B0B68D">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3</w:t>
            </w:r>
            <w:r w:rsidR="00991E09">
              <w:rPr>
                <w:rFonts w:eastAsia="Times New Roman" w:cs="Times New Roman"/>
                <w:color w:val="E4146E"/>
              </w:rPr>
              <w:t>3</w:t>
            </w:r>
          </w:p>
        </w:tc>
        <w:tc>
          <w:tcPr>
            <w:tcW w:w="8505" w:type="dxa"/>
            <w:tcBorders>
              <w:top w:val="nil"/>
              <w:left w:val="nil"/>
              <w:bottom w:val="nil"/>
              <w:right w:val="nil"/>
            </w:tcBorders>
            <w:vAlign w:val="center"/>
          </w:tcPr>
          <w:p w:rsidRPr="0016253F" w:rsidR="00483286" w:rsidRDefault="00483286" w14:paraId="38F3086F" w14:textId="77777777">
            <w:pPr>
              <w:spacing w:after="0"/>
              <w:rPr>
                <w:rFonts w:eastAsia="Times New Roman" w:cs="Times New Roman"/>
                <w:color w:val="E4146E"/>
              </w:rPr>
            </w:pPr>
            <w:r>
              <w:rPr>
                <w:rFonts w:eastAsia="Times New Roman" w:cs="Times New Roman"/>
                <w:color w:val="E4146E"/>
              </w:rPr>
              <w:t>The DTS AutoStage Receiver shall comply with campaign frequency capping rules set by the advertiser.</w:t>
            </w:r>
          </w:p>
        </w:tc>
      </w:tr>
    </w:tbl>
    <w:p w:rsidR="00483286" w:rsidP="00483286" w:rsidRDefault="00483286" w14:paraId="6F7D615A" w14:textId="77777777">
      <w:pPr>
        <w:spacing w:after="0"/>
      </w:pPr>
    </w:p>
    <w:tbl>
      <w:tblPr>
        <w:tblW w:w="9639" w:type="dxa"/>
        <w:tblLook w:val="04A0" w:firstRow="1" w:lastRow="0" w:firstColumn="1" w:lastColumn="0" w:noHBand="0" w:noVBand="1"/>
      </w:tblPr>
      <w:tblGrid>
        <w:gridCol w:w="1134"/>
        <w:gridCol w:w="8505"/>
      </w:tblGrid>
      <w:tr w:rsidRPr="00CA19A2" w:rsidR="00483286" w14:paraId="03B4E2DF"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380CABBD" w14:textId="3E5815C4">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3</w:t>
            </w:r>
            <w:r w:rsidR="00991E09">
              <w:rPr>
                <w:rFonts w:eastAsia="Times New Roman" w:cs="Times New Roman"/>
                <w:color w:val="E4146E"/>
              </w:rPr>
              <w:t>4</w:t>
            </w:r>
          </w:p>
        </w:tc>
        <w:tc>
          <w:tcPr>
            <w:tcW w:w="8505" w:type="dxa"/>
            <w:tcBorders>
              <w:top w:val="nil"/>
              <w:left w:val="nil"/>
              <w:bottom w:val="nil"/>
              <w:right w:val="nil"/>
            </w:tcBorders>
            <w:vAlign w:val="center"/>
            <w:hideMark/>
          </w:tcPr>
          <w:p w:rsidRPr="00CA19A2" w:rsidR="00483286" w:rsidRDefault="00483286" w14:paraId="592536D1" w14:textId="77777777">
            <w:pPr>
              <w:spacing w:after="0"/>
              <w:rPr>
                <w:color w:val="E4146E"/>
              </w:rPr>
            </w:pPr>
            <w:r>
              <w:rPr>
                <w:color w:val="E4146E"/>
              </w:rPr>
              <w:t xml:space="preserve">The DTS AutoStage Receiver shall limit the daily number of ads played in a particular vehicle and campaign within a daypart specified by </w:t>
            </w:r>
            <w:r w:rsidRPr="001E3547">
              <w:rPr>
                <w:b/>
                <w:bCs/>
              </w:rPr>
              <w:t>campaigns</w:t>
            </w:r>
            <w:r>
              <w:t>.</w:t>
            </w:r>
            <w:r w:rsidRPr="006B2EF2">
              <w:rPr>
                <w:b/>
                <w:bCs/>
              </w:rPr>
              <w:t>schedule.capping</w:t>
            </w:r>
            <w:r>
              <w:rPr>
                <w:b/>
                <w:bCs/>
              </w:rPr>
              <w:t xml:space="preserve">.periodStart </w:t>
            </w:r>
            <w:r w:rsidRPr="00FB0C7A">
              <w:rPr>
                <w:color w:val="E4146E"/>
              </w:rPr>
              <w:t>and</w:t>
            </w:r>
            <w:r w:rsidRPr="00FB0C7A">
              <w:rPr>
                <w:b/>
                <w:bCs/>
                <w:color w:val="E4146E"/>
              </w:rPr>
              <w:t xml:space="preserve"> </w:t>
            </w:r>
            <w:r w:rsidRPr="001E3547">
              <w:rPr>
                <w:b/>
                <w:bCs/>
              </w:rPr>
              <w:t>campaigns</w:t>
            </w:r>
            <w:r>
              <w:t>.</w:t>
            </w:r>
            <w:r w:rsidRPr="006B2EF2">
              <w:rPr>
                <w:b/>
                <w:bCs/>
              </w:rPr>
              <w:t>schedule.capping</w:t>
            </w:r>
            <w:r>
              <w:rPr>
                <w:b/>
                <w:bCs/>
              </w:rPr>
              <w:t>.periodEnd</w:t>
            </w:r>
            <w:r>
              <w:rPr>
                <w:color w:val="E4146E"/>
              </w:rPr>
              <w:t xml:space="preserve"> to the </w:t>
            </w:r>
            <w:r w:rsidRPr="001E3547">
              <w:rPr>
                <w:b/>
                <w:bCs/>
              </w:rPr>
              <w:t>campaigns</w:t>
            </w:r>
            <w:r>
              <w:t>.</w:t>
            </w:r>
            <w:r w:rsidRPr="006B2EF2">
              <w:rPr>
                <w:b/>
                <w:bCs/>
              </w:rPr>
              <w:t>schedule.capping</w:t>
            </w:r>
            <w:r>
              <w:rPr>
                <w:b/>
                <w:bCs/>
              </w:rPr>
              <w:t>.</w:t>
            </w:r>
            <w:r w:rsidRPr="0018706C">
              <w:rPr>
                <w:b/>
                <w:bCs/>
              </w:rPr>
              <w:t>maxImpressions</w:t>
            </w:r>
            <w:r w:rsidRPr="0018706C">
              <w:t xml:space="preserve"> </w:t>
            </w:r>
            <w:r>
              <w:rPr>
                <w:color w:val="E4146E"/>
              </w:rPr>
              <w:t>value returned by the DTS AutoStage API. A value of 0 indicates that no ads are allowed in that daypart.</w:t>
            </w:r>
          </w:p>
        </w:tc>
      </w:tr>
    </w:tbl>
    <w:p w:rsidRPr="009173AF" w:rsidR="00483286" w:rsidP="00483286" w:rsidRDefault="00483286" w14:paraId="4D702A8D" w14:textId="77777777">
      <w:pPr>
        <w:spacing w:after="0"/>
      </w:pPr>
    </w:p>
    <w:p w:rsidR="00483286" w:rsidP="009377B7" w:rsidRDefault="00483286" w14:paraId="631D3D23" w14:textId="77777777">
      <w:pPr>
        <w:pStyle w:val="ListParagraph"/>
        <w:numPr>
          <w:ilvl w:val="2"/>
          <w:numId w:val="20"/>
        </w:numPr>
        <w:spacing w:after="160" w:line="278" w:lineRule="auto"/>
        <w:contextualSpacing/>
      </w:pPr>
      <w:r w:rsidRPr="00D05819">
        <w:t>Minimum</w:t>
      </w:r>
      <w:r>
        <w:t xml:space="preserve"> ad </w:t>
      </w:r>
      <w:r w:rsidRPr="00D05819">
        <w:t>spacing</w:t>
      </w:r>
      <w:r>
        <w:t xml:space="preserve"> </w:t>
      </w:r>
      <w:r w:rsidRPr="00D05819">
        <w:t>(</w:t>
      </w:r>
      <w:r w:rsidRPr="009708F6">
        <w:rPr>
          <w:b/>
          <w:bCs/>
        </w:rPr>
        <w:t>campaigns.schedule.minAdSpacing</w:t>
      </w:r>
      <w:r w:rsidRPr="00D05819">
        <w:t>) </w:t>
      </w:r>
      <w:r>
        <w:t>specifies the minimum time between playout of ads within the same campaign. If a campaign consists of a single ad, it specifies the minimum time between playouts of that particular ad.</w:t>
      </w:r>
    </w:p>
    <w:tbl>
      <w:tblPr>
        <w:tblW w:w="9639" w:type="dxa"/>
        <w:tblLook w:val="04A0" w:firstRow="1" w:lastRow="0" w:firstColumn="1" w:lastColumn="0" w:noHBand="0" w:noVBand="1"/>
      </w:tblPr>
      <w:tblGrid>
        <w:gridCol w:w="1134"/>
        <w:gridCol w:w="8505"/>
      </w:tblGrid>
      <w:tr w:rsidRPr="00CA19A2" w:rsidR="00483286" w14:paraId="34F03D44"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73BF405A" w14:textId="5447D22C">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3</w:t>
            </w:r>
            <w:r w:rsidR="00991E09">
              <w:rPr>
                <w:rFonts w:eastAsia="Times New Roman" w:cs="Times New Roman"/>
                <w:color w:val="E4146E"/>
              </w:rPr>
              <w:t>5</w:t>
            </w:r>
          </w:p>
        </w:tc>
        <w:tc>
          <w:tcPr>
            <w:tcW w:w="8505" w:type="dxa"/>
            <w:tcBorders>
              <w:top w:val="nil"/>
              <w:left w:val="nil"/>
              <w:bottom w:val="nil"/>
              <w:right w:val="nil"/>
            </w:tcBorders>
            <w:vAlign w:val="center"/>
            <w:hideMark/>
          </w:tcPr>
          <w:p w:rsidRPr="00CA19A2" w:rsidR="00483286" w:rsidRDefault="00483286" w14:paraId="0B14B855" w14:textId="77777777">
            <w:pPr>
              <w:spacing w:after="0"/>
              <w:rPr>
                <w:color w:val="E4146E"/>
              </w:rPr>
            </w:pPr>
            <w:r>
              <w:rPr>
                <w:color w:val="E4146E"/>
              </w:rPr>
              <w:t xml:space="preserve">The DTS AutoStage Receiver shall limit the minimum time between playout of ads from the same campaign to the </w:t>
            </w:r>
            <w:r w:rsidRPr="009708F6">
              <w:rPr>
                <w:b/>
                <w:bCs/>
              </w:rPr>
              <w:t>campaigns.schedule.minAdSpacing</w:t>
            </w:r>
            <w:r>
              <w:rPr>
                <w:color w:val="E4146E"/>
              </w:rPr>
              <w:t xml:space="preserve"> value returned by the DTS AutoStage API. If a value is not specified, there shall be no limit.</w:t>
            </w:r>
          </w:p>
        </w:tc>
      </w:tr>
    </w:tbl>
    <w:p w:rsidR="00483286" w:rsidP="00483286" w:rsidRDefault="00483286" w14:paraId="7F6B2FDE" w14:textId="77777777">
      <w:pPr>
        <w:spacing w:after="0"/>
      </w:pPr>
    </w:p>
    <w:p w:rsidR="00483286" w:rsidP="009377B7" w:rsidRDefault="00483286" w14:paraId="4E185381" w14:textId="77777777">
      <w:pPr>
        <w:pStyle w:val="ListParagraph"/>
        <w:numPr>
          <w:ilvl w:val="2"/>
          <w:numId w:val="20"/>
        </w:numPr>
        <w:spacing w:after="160" w:line="278" w:lineRule="auto"/>
        <w:contextualSpacing/>
      </w:pPr>
      <w:r w:rsidRPr="00D05819">
        <w:t>Lifetime limit (</w:t>
      </w:r>
      <w:r w:rsidRPr="009B3A34">
        <w:rPr>
          <w:b/>
          <w:bCs/>
        </w:rPr>
        <w:t>campaigns.schedule.maxImpressions</w:t>
      </w:r>
      <w:r w:rsidRPr="00D05819">
        <w:t>) </w:t>
      </w:r>
      <w:r>
        <w:t>specifies the maximum number of impressions allowed per vehicle for a particular campaign.</w:t>
      </w:r>
    </w:p>
    <w:tbl>
      <w:tblPr>
        <w:tblW w:w="9639" w:type="dxa"/>
        <w:tblLook w:val="04A0" w:firstRow="1" w:lastRow="0" w:firstColumn="1" w:lastColumn="0" w:noHBand="0" w:noVBand="1"/>
      </w:tblPr>
      <w:tblGrid>
        <w:gridCol w:w="1134"/>
        <w:gridCol w:w="8505"/>
      </w:tblGrid>
      <w:tr w:rsidRPr="00CA19A2" w:rsidR="00483286" w14:paraId="30F380FD"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16485F72" w14:textId="6256D73F">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3</w:t>
            </w:r>
            <w:r w:rsidR="00991E09">
              <w:rPr>
                <w:rFonts w:eastAsia="Times New Roman" w:cs="Times New Roman"/>
                <w:color w:val="E4146E"/>
              </w:rPr>
              <w:t>6</w:t>
            </w:r>
          </w:p>
        </w:tc>
        <w:tc>
          <w:tcPr>
            <w:tcW w:w="8505" w:type="dxa"/>
            <w:tcBorders>
              <w:top w:val="nil"/>
              <w:left w:val="nil"/>
              <w:bottom w:val="nil"/>
              <w:right w:val="nil"/>
            </w:tcBorders>
            <w:vAlign w:val="center"/>
            <w:hideMark/>
          </w:tcPr>
          <w:p w:rsidRPr="00CA19A2" w:rsidR="00483286" w:rsidRDefault="00483286" w14:paraId="71825B3F" w14:textId="77777777">
            <w:pPr>
              <w:spacing w:after="0"/>
              <w:rPr>
                <w:color w:val="E4146E"/>
              </w:rPr>
            </w:pPr>
            <w:r>
              <w:rPr>
                <w:color w:val="E4146E"/>
              </w:rPr>
              <w:t xml:space="preserve">The DTS AutoStage Receiver shall limit the number of ads played within a particular vehicle and campaign to the </w:t>
            </w:r>
            <w:r w:rsidRPr="009B3A34">
              <w:rPr>
                <w:b/>
                <w:bCs/>
              </w:rPr>
              <w:t>campaigns.schedule.maxImpressions</w:t>
            </w:r>
            <w:r>
              <w:rPr>
                <w:color w:val="E4146E"/>
              </w:rPr>
              <w:t xml:space="preserve"> value returned by the DTS AutoStage API. If a value is not specified, there shall be no limit.</w:t>
            </w:r>
          </w:p>
        </w:tc>
      </w:tr>
    </w:tbl>
    <w:p w:rsidR="00483286" w:rsidP="00483286" w:rsidRDefault="00483286" w14:paraId="08A8428E" w14:textId="77777777">
      <w:pPr>
        <w:spacing w:after="0"/>
      </w:pPr>
    </w:p>
    <w:p w:rsidR="00483286" w:rsidP="009377B7" w:rsidRDefault="00483286" w14:paraId="3A0DF07E" w14:textId="739EF07C">
      <w:pPr>
        <w:pStyle w:val="ListParagraph"/>
        <w:numPr>
          <w:ilvl w:val="1"/>
          <w:numId w:val="20"/>
        </w:numPr>
        <w:spacing w:after="160" w:line="278" w:lineRule="auto"/>
        <w:contextualSpacing/>
      </w:pPr>
      <w:r w:rsidRPr="00D05819">
        <w:t>Apply Ad-Level Rules</w:t>
      </w:r>
      <w:r>
        <w:t xml:space="preserve">. These rules are defined in the </w:t>
      </w:r>
      <w:r w:rsidRPr="00DE5FE7">
        <w:rPr>
          <w:b/>
          <w:bCs/>
        </w:rPr>
        <w:t>campaign</w:t>
      </w:r>
      <w:r>
        <w:rPr>
          <w:b/>
          <w:bCs/>
        </w:rPr>
        <w:t>s</w:t>
      </w:r>
      <w:r w:rsidRPr="00DE5FE7">
        <w:rPr>
          <w:b/>
          <w:bCs/>
        </w:rPr>
        <w:t>.</w:t>
      </w:r>
      <w:r>
        <w:rPr>
          <w:b/>
          <w:bCs/>
        </w:rPr>
        <w:t>ads.</w:t>
      </w:r>
      <w:r w:rsidRPr="00DE5FE7">
        <w:rPr>
          <w:b/>
          <w:bCs/>
        </w:rPr>
        <w:t>schedule</w:t>
      </w:r>
      <w:r>
        <w:t xml:space="preserve"> parameters obtained via the </w:t>
      </w:r>
      <w:r w:rsidRPr="00DE5FE7">
        <w:rPr>
          <w:b/>
          <w:bCs/>
        </w:rPr>
        <w:t>/</w:t>
      </w:r>
      <w:r w:rsidR="00ED5BFD">
        <w:rPr>
          <w:b/>
          <w:bCs/>
        </w:rPr>
        <w:t>v1/</w:t>
      </w:r>
      <w:r w:rsidRPr="00DE5FE7">
        <w:rPr>
          <w:b/>
          <w:bCs/>
        </w:rPr>
        <w:t>ads/preload</w:t>
      </w:r>
      <w:r>
        <w:t xml:space="preserve"> endpoint.</w:t>
      </w:r>
    </w:p>
    <w:p w:rsidRPr="00866E83" w:rsidR="00483286" w:rsidP="009377B7" w:rsidRDefault="00483286" w14:paraId="43CFE060" w14:textId="77777777">
      <w:pPr>
        <w:pStyle w:val="ListParagraph"/>
        <w:numPr>
          <w:ilvl w:val="2"/>
          <w:numId w:val="20"/>
        </w:numPr>
        <w:spacing w:after="160" w:line="278" w:lineRule="auto"/>
        <w:contextualSpacing/>
      </w:pPr>
      <w:r w:rsidRPr="00D05819">
        <w:t>Per-ad frequency caps (</w:t>
      </w:r>
      <w:r w:rsidRPr="003E0063">
        <w:rPr>
          <w:b/>
          <w:bCs/>
        </w:rPr>
        <w:t>campaigns.ads.schedule.capping)</w:t>
      </w:r>
      <w:r w:rsidRPr="00D05819">
        <w:t> </w:t>
      </w:r>
      <w:r>
        <w:t xml:space="preserve">specify the </w:t>
      </w:r>
      <w:r w:rsidRPr="00E57AC8">
        <w:rPr>
          <w:b/>
          <w:bCs/>
        </w:rPr>
        <w:t>maxImpressions</w:t>
      </w:r>
      <w:r>
        <w:t xml:space="preserve"> of a </w:t>
      </w:r>
      <w:r w:rsidRPr="0019038F">
        <w:rPr>
          <w:i/>
          <w:iCs/>
        </w:rPr>
        <w:t>particular ad</w:t>
      </w:r>
      <w:r>
        <w:t xml:space="preserve"> per day within the daypart defined by </w:t>
      </w:r>
      <w:r w:rsidRPr="00F722FD">
        <w:rPr>
          <w:b/>
          <w:bCs/>
        </w:rPr>
        <w:t>periodStart</w:t>
      </w:r>
      <w:r>
        <w:t xml:space="preserve"> and </w:t>
      </w:r>
      <w:r w:rsidRPr="00F722FD">
        <w:rPr>
          <w:b/>
          <w:bCs/>
        </w:rPr>
        <w:t>periodEnd</w:t>
      </w:r>
      <w:r>
        <w:rPr>
          <w:b/>
          <w:bCs/>
        </w:rPr>
        <w:t>.</w:t>
      </w:r>
    </w:p>
    <w:tbl>
      <w:tblPr>
        <w:tblW w:w="9639" w:type="dxa"/>
        <w:tblLook w:val="04A0" w:firstRow="1" w:lastRow="0" w:firstColumn="1" w:lastColumn="0" w:noHBand="0" w:noVBand="1"/>
      </w:tblPr>
      <w:tblGrid>
        <w:gridCol w:w="1134"/>
        <w:gridCol w:w="8505"/>
      </w:tblGrid>
      <w:tr w:rsidRPr="00CA19A2" w:rsidR="00483286" w14:paraId="3CC1A386"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18DF8B1C" w14:textId="388C6FFE">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3</w:t>
            </w:r>
            <w:r w:rsidR="00991E09">
              <w:rPr>
                <w:rFonts w:eastAsia="Times New Roman" w:cs="Times New Roman"/>
                <w:color w:val="E4146E"/>
              </w:rPr>
              <w:t>7</w:t>
            </w:r>
          </w:p>
        </w:tc>
        <w:tc>
          <w:tcPr>
            <w:tcW w:w="8505" w:type="dxa"/>
            <w:tcBorders>
              <w:top w:val="nil"/>
              <w:left w:val="nil"/>
              <w:bottom w:val="nil"/>
              <w:right w:val="nil"/>
            </w:tcBorders>
            <w:vAlign w:val="center"/>
            <w:hideMark/>
          </w:tcPr>
          <w:p w:rsidR="00483286" w:rsidRDefault="00483286" w14:paraId="52E8688B" w14:textId="77777777">
            <w:pPr>
              <w:spacing w:after="0"/>
              <w:rPr>
                <w:color w:val="E4146E"/>
              </w:rPr>
            </w:pPr>
            <w:r>
              <w:rPr>
                <w:color w:val="E4146E"/>
              </w:rPr>
              <w:t xml:space="preserve">The DTS AutoStage Receiver shall limit the number of times a particular ad may be played each day in a particular vehicle and campaign within a daypart defined by </w:t>
            </w:r>
            <w:r w:rsidRPr="003E0063">
              <w:rPr>
                <w:b/>
                <w:bCs/>
              </w:rPr>
              <w:t>campaigns.ads.schedule.capping</w:t>
            </w:r>
            <w:r>
              <w:rPr>
                <w:b/>
                <w:bCs/>
              </w:rPr>
              <w:t xml:space="preserve">.periodStart </w:t>
            </w:r>
            <w:r w:rsidRPr="00C577AF">
              <w:rPr>
                <w:color w:val="E4146E"/>
              </w:rPr>
              <w:t>and</w:t>
            </w:r>
            <w:r w:rsidRPr="00C577AF">
              <w:rPr>
                <w:b/>
                <w:bCs/>
                <w:color w:val="E4146E"/>
              </w:rPr>
              <w:t xml:space="preserve"> </w:t>
            </w:r>
            <w:r w:rsidRPr="003E0063">
              <w:rPr>
                <w:b/>
                <w:bCs/>
              </w:rPr>
              <w:t>campaigns.ads.schedule.capping</w:t>
            </w:r>
            <w:r>
              <w:rPr>
                <w:b/>
                <w:bCs/>
              </w:rPr>
              <w:t>.periodEnd</w:t>
            </w:r>
          </w:p>
          <w:p w:rsidRPr="00CA19A2" w:rsidR="00483286" w:rsidRDefault="00483286" w14:paraId="38FF7F41" w14:textId="77777777">
            <w:pPr>
              <w:spacing w:after="0"/>
              <w:rPr>
                <w:color w:val="E4146E"/>
              </w:rPr>
            </w:pPr>
            <w:r>
              <w:rPr>
                <w:color w:val="E4146E"/>
              </w:rPr>
              <w:t xml:space="preserve">to the </w:t>
            </w:r>
            <w:r w:rsidRPr="003E0063">
              <w:rPr>
                <w:b/>
                <w:bCs/>
              </w:rPr>
              <w:t>campaigns.ads.schedule.capping</w:t>
            </w:r>
            <w:r>
              <w:rPr>
                <w:b/>
                <w:bCs/>
              </w:rPr>
              <w:t>.</w:t>
            </w:r>
            <w:r w:rsidRPr="002B027F">
              <w:rPr>
                <w:b/>
                <w:bCs/>
              </w:rPr>
              <w:t>maxImpressions</w:t>
            </w:r>
            <w:r w:rsidRPr="002B027F">
              <w:t xml:space="preserve"> </w:t>
            </w:r>
            <w:r>
              <w:rPr>
                <w:color w:val="E4146E"/>
              </w:rPr>
              <w:t>value returned by the DTS AutoStage API. A value of 0 indicates that no ads are allowed in that daypart.</w:t>
            </w:r>
          </w:p>
        </w:tc>
      </w:tr>
    </w:tbl>
    <w:p w:rsidR="00483286" w:rsidP="00483286" w:rsidRDefault="00483286" w14:paraId="6BAB2D62" w14:textId="77777777">
      <w:pPr>
        <w:spacing w:after="0"/>
      </w:pPr>
    </w:p>
    <w:p w:rsidR="00483286" w:rsidP="009377B7" w:rsidRDefault="00483286" w14:paraId="20F90369" w14:textId="77777777">
      <w:pPr>
        <w:pStyle w:val="ListParagraph"/>
        <w:numPr>
          <w:ilvl w:val="2"/>
          <w:numId w:val="20"/>
        </w:numPr>
        <w:spacing w:after="160" w:line="278" w:lineRule="auto"/>
        <w:contextualSpacing/>
      </w:pPr>
      <w:r w:rsidRPr="00D05819">
        <w:t>Per-ad spacing requirements (</w:t>
      </w:r>
      <w:r w:rsidRPr="00147510">
        <w:rPr>
          <w:b/>
          <w:bCs/>
        </w:rPr>
        <w:t>campaigns.ads.schedule.minAdSpacing</w:t>
      </w:r>
      <w:r w:rsidRPr="00D05819">
        <w:t>) </w:t>
      </w:r>
      <w:r>
        <w:t xml:space="preserve">specify the minimum time between playouts of a </w:t>
      </w:r>
      <w:r w:rsidRPr="009D0305">
        <w:rPr>
          <w:i/>
          <w:iCs/>
        </w:rPr>
        <w:t>particular ad</w:t>
      </w:r>
      <w:r>
        <w:t xml:space="preserve"> within a campaign.</w:t>
      </w:r>
    </w:p>
    <w:tbl>
      <w:tblPr>
        <w:tblW w:w="9639" w:type="dxa"/>
        <w:tblLook w:val="04A0" w:firstRow="1" w:lastRow="0" w:firstColumn="1" w:lastColumn="0" w:noHBand="0" w:noVBand="1"/>
      </w:tblPr>
      <w:tblGrid>
        <w:gridCol w:w="1134"/>
        <w:gridCol w:w="8505"/>
      </w:tblGrid>
      <w:tr w:rsidRPr="00CA19A2" w:rsidR="00483286" w14:paraId="748532EA"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0C04A1E6" w14:textId="7EB13085">
            <w:pPr>
              <w:spacing w:after="0"/>
              <w:rPr>
                <w:rFonts w:eastAsia="Times New Roman" w:cs="Times New Roman"/>
                <w:color w:val="E4146E"/>
              </w:rPr>
            </w:pPr>
            <w:r w:rsidRPr="0016253F">
              <w:rPr>
                <w:rFonts w:eastAsia="Times New Roman" w:cs="Times New Roman"/>
                <w:color w:val="E4146E"/>
              </w:rPr>
              <w:t>REQ-</w:t>
            </w:r>
            <w:r w:rsidR="00991E09">
              <w:rPr>
                <w:rFonts w:eastAsia="Times New Roman" w:cs="Times New Roman"/>
                <w:color w:val="E4146E"/>
              </w:rPr>
              <w:t>38</w:t>
            </w:r>
          </w:p>
        </w:tc>
        <w:tc>
          <w:tcPr>
            <w:tcW w:w="8505" w:type="dxa"/>
            <w:tcBorders>
              <w:top w:val="nil"/>
              <w:left w:val="nil"/>
              <w:bottom w:val="nil"/>
              <w:right w:val="nil"/>
            </w:tcBorders>
            <w:vAlign w:val="center"/>
            <w:hideMark/>
          </w:tcPr>
          <w:p w:rsidRPr="00CA19A2" w:rsidR="00483286" w:rsidRDefault="00483286" w14:paraId="28C3A45C" w14:textId="77777777">
            <w:pPr>
              <w:spacing w:after="0"/>
              <w:rPr>
                <w:color w:val="E4146E"/>
              </w:rPr>
            </w:pPr>
            <w:r>
              <w:rPr>
                <w:color w:val="E4146E"/>
              </w:rPr>
              <w:t xml:space="preserve">The DTS AutoStage Receiver shall limit the minimum time between playouts of a particular ad to the </w:t>
            </w:r>
            <w:r w:rsidRPr="00147510">
              <w:rPr>
                <w:b/>
                <w:bCs/>
              </w:rPr>
              <w:t>campaigns.ads.schedule.minAdSpacing</w:t>
            </w:r>
            <w:r>
              <w:rPr>
                <w:color w:val="E4146E"/>
              </w:rPr>
              <w:t xml:space="preserve"> value returned by the DTS AutoStage API. If a value is not specified, there shall be no limit.</w:t>
            </w:r>
          </w:p>
        </w:tc>
      </w:tr>
    </w:tbl>
    <w:p w:rsidR="00483286" w:rsidP="00483286" w:rsidRDefault="00483286" w14:paraId="34FF1E83" w14:textId="77777777">
      <w:pPr>
        <w:spacing w:after="0"/>
      </w:pPr>
    </w:p>
    <w:p w:rsidR="00483286" w:rsidP="009377B7" w:rsidRDefault="00483286" w14:paraId="3A4269D2" w14:textId="77777777">
      <w:pPr>
        <w:pStyle w:val="ListParagraph"/>
        <w:numPr>
          <w:ilvl w:val="2"/>
          <w:numId w:val="20"/>
        </w:numPr>
        <w:spacing w:after="160" w:line="278" w:lineRule="auto"/>
        <w:contextualSpacing/>
      </w:pPr>
      <w:r w:rsidRPr="00D05819">
        <w:t>Per-ad lifetime limit</w:t>
      </w:r>
      <w:r>
        <w:t>s</w:t>
      </w:r>
      <w:r w:rsidRPr="00D05819">
        <w:t xml:space="preserve"> (</w:t>
      </w:r>
      <w:r w:rsidRPr="000E2F6B">
        <w:rPr>
          <w:b/>
          <w:bCs/>
        </w:rPr>
        <w:t>campaigns.ads.schedule.maxImpressions</w:t>
      </w:r>
      <w:r>
        <w:t xml:space="preserve">) specify the maximum number of impressions allowed per vehicle for a </w:t>
      </w:r>
      <w:r w:rsidRPr="00DB6D56">
        <w:rPr>
          <w:i/>
          <w:iCs/>
        </w:rPr>
        <w:t>particular ad</w:t>
      </w:r>
      <w:r>
        <w:t xml:space="preserve"> within a campaign.</w:t>
      </w:r>
    </w:p>
    <w:tbl>
      <w:tblPr>
        <w:tblW w:w="9639" w:type="dxa"/>
        <w:tblLook w:val="04A0" w:firstRow="1" w:lastRow="0" w:firstColumn="1" w:lastColumn="0" w:noHBand="0" w:noVBand="1"/>
      </w:tblPr>
      <w:tblGrid>
        <w:gridCol w:w="1134"/>
        <w:gridCol w:w="8505"/>
      </w:tblGrid>
      <w:tr w:rsidRPr="00CA19A2" w:rsidR="00483286" w14:paraId="3CA42975"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20E27C27" w14:textId="74897429">
            <w:pPr>
              <w:spacing w:after="0"/>
              <w:rPr>
                <w:rFonts w:eastAsia="Times New Roman" w:cs="Times New Roman"/>
                <w:color w:val="E4146E"/>
              </w:rPr>
            </w:pPr>
            <w:r w:rsidRPr="0016253F">
              <w:rPr>
                <w:rFonts w:eastAsia="Times New Roman" w:cs="Times New Roman"/>
                <w:color w:val="E4146E"/>
              </w:rPr>
              <w:t>REQ-</w:t>
            </w:r>
            <w:r w:rsidR="00991E09">
              <w:rPr>
                <w:rFonts w:eastAsia="Times New Roman" w:cs="Times New Roman"/>
                <w:color w:val="E4146E"/>
              </w:rPr>
              <w:t>39</w:t>
            </w:r>
          </w:p>
        </w:tc>
        <w:tc>
          <w:tcPr>
            <w:tcW w:w="8505" w:type="dxa"/>
            <w:tcBorders>
              <w:top w:val="nil"/>
              <w:left w:val="nil"/>
              <w:bottom w:val="nil"/>
              <w:right w:val="nil"/>
            </w:tcBorders>
            <w:vAlign w:val="center"/>
            <w:hideMark/>
          </w:tcPr>
          <w:p w:rsidRPr="00CA19A2" w:rsidR="00483286" w:rsidRDefault="00483286" w14:paraId="2BC195FF" w14:textId="5F58C6B8">
            <w:pPr>
              <w:spacing w:after="0"/>
              <w:rPr>
                <w:color w:val="E4146E"/>
              </w:rPr>
            </w:pPr>
            <w:r>
              <w:rPr>
                <w:color w:val="E4146E"/>
              </w:rPr>
              <w:t xml:space="preserve">The DTS AutoStage Receiver shall limit the number of times a particular ad is played </w:t>
            </w:r>
            <w:ins w:author="Paul Peyla" w:date="2026-04-07T16:55:00Z" w16du:dateUtc="2026-04-07T20:55:00Z" w:id="556">
              <w:r w:rsidR="00C73CA8">
                <w:rPr>
                  <w:color w:val="E4146E"/>
                </w:rPr>
                <w:t xml:space="preserve">during a campaign </w:t>
              </w:r>
            </w:ins>
            <w:r>
              <w:rPr>
                <w:color w:val="E4146E"/>
              </w:rPr>
              <w:t xml:space="preserve">within a vehicle to the </w:t>
            </w:r>
            <w:r w:rsidRPr="000E2F6B">
              <w:rPr>
                <w:b/>
                <w:bCs/>
              </w:rPr>
              <w:t>campaigns.ads.schedule.maxImpressions</w:t>
            </w:r>
            <w:r>
              <w:rPr>
                <w:color w:val="E4146E"/>
              </w:rPr>
              <w:t xml:space="preserve"> value returned by the DTS AutoStage API. If a value is not specified, there shall be no limit.</w:t>
            </w:r>
          </w:p>
        </w:tc>
      </w:tr>
    </w:tbl>
    <w:p w:rsidR="00483286" w:rsidP="00483286" w:rsidRDefault="00483286" w14:paraId="00D754D6" w14:textId="77777777">
      <w:pPr>
        <w:spacing w:after="0"/>
      </w:pPr>
    </w:p>
    <w:p w:rsidR="00483286" w:rsidP="009377B7" w:rsidRDefault="00483286" w14:paraId="5FDE355C" w14:textId="77777777">
      <w:pPr>
        <w:pStyle w:val="ListParagraph"/>
        <w:numPr>
          <w:ilvl w:val="1"/>
          <w:numId w:val="20"/>
        </w:numPr>
        <w:spacing w:after="160" w:line="278" w:lineRule="auto"/>
        <w:contextualSpacing/>
      </w:pPr>
      <w:r w:rsidRPr="00D05819">
        <w:t>Select Least Recently Played Ad</w:t>
      </w:r>
      <w:r>
        <w:t>. If multiple ads meet the requirements of steps (1) – (4), the least recently played ad should be selected to minimize listener fatigue.</w:t>
      </w:r>
    </w:p>
    <w:tbl>
      <w:tblPr>
        <w:tblW w:w="9639" w:type="dxa"/>
        <w:tblLook w:val="04A0" w:firstRow="1" w:lastRow="0" w:firstColumn="1" w:lastColumn="0" w:noHBand="0" w:noVBand="1"/>
      </w:tblPr>
      <w:tblGrid>
        <w:gridCol w:w="1134"/>
        <w:gridCol w:w="8505"/>
      </w:tblGrid>
      <w:tr w:rsidRPr="0016253F" w:rsidR="00483286" w14:paraId="6F99302C"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6AB1FD49" w14:textId="583A32EB">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4</w:t>
            </w:r>
            <w:r w:rsidR="00991E09">
              <w:rPr>
                <w:rFonts w:eastAsia="Times New Roman" w:cs="Times New Roman"/>
                <w:color w:val="E4146E"/>
              </w:rPr>
              <w:t>0</w:t>
            </w:r>
          </w:p>
        </w:tc>
        <w:tc>
          <w:tcPr>
            <w:tcW w:w="8505" w:type="dxa"/>
            <w:tcBorders>
              <w:top w:val="nil"/>
              <w:left w:val="nil"/>
              <w:bottom w:val="nil"/>
              <w:right w:val="nil"/>
            </w:tcBorders>
            <w:vAlign w:val="center"/>
          </w:tcPr>
          <w:p w:rsidRPr="0016253F" w:rsidR="00483286" w:rsidRDefault="00483286" w14:paraId="494ED048" w14:textId="01ECFA16">
            <w:pPr>
              <w:spacing w:after="0"/>
              <w:rPr>
                <w:rFonts w:eastAsia="Times New Roman" w:cs="Times New Roman"/>
                <w:color w:val="E4146E"/>
              </w:rPr>
            </w:pPr>
            <w:r>
              <w:rPr>
                <w:rFonts w:eastAsia="Times New Roman" w:cs="Times New Roman"/>
                <w:color w:val="E4146E"/>
              </w:rPr>
              <w:t>If – according to campaign rules – multiple ads are eligible for playback, the DTS AutoStage Receiver shall select them in a manner that balances playback distribution across the set of available ads</w:t>
            </w:r>
            <w:ins w:author="Paul Peyla" w:date="2026-04-21T13:34:00Z" w16du:dateUtc="2026-04-21T17:34:00Z" w:id="557">
              <w:r w:rsidR="0065313D">
                <w:rPr>
                  <w:rFonts w:eastAsia="Times New Roman" w:cs="Times New Roman"/>
                  <w:color w:val="E4146E"/>
                </w:rPr>
                <w:t xml:space="preserve"> </w:t>
              </w:r>
              <w:r w:rsidR="000D0CFF">
                <w:rPr>
                  <w:rFonts w:eastAsia="Times New Roman" w:cs="Times New Roman"/>
                  <w:color w:val="E4146E"/>
                </w:rPr>
                <w:t>a</w:t>
              </w:r>
              <w:r w:rsidR="00A90518">
                <w:rPr>
                  <w:rFonts w:eastAsia="Times New Roman" w:cs="Times New Roman"/>
                  <w:color w:val="E4146E"/>
                </w:rPr>
                <w:t>nd minimizes consecutive repeats</w:t>
              </w:r>
            </w:ins>
            <w:r>
              <w:rPr>
                <w:rFonts w:eastAsia="Times New Roman" w:cs="Times New Roman"/>
                <w:color w:val="E4146E"/>
              </w:rPr>
              <w:t xml:space="preserve">. </w:t>
            </w:r>
          </w:p>
        </w:tc>
      </w:tr>
    </w:tbl>
    <w:p w:rsidR="00483286" w:rsidP="00483286" w:rsidRDefault="00483286" w14:paraId="62D9F5E7" w14:textId="77777777">
      <w:pPr>
        <w:spacing w:after="0"/>
      </w:pPr>
    </w:p>
    <w:p w:rsidR="007C4441" w:rsidP="007C4441" w:rsidRDefault="00483286" w14:paraId="1D083602" w14:textId="28CED6BD">
      <w:pPr>
        <w:pStyle w:val="ListParagraph"/>
        <w:numPr>
          <w:ilvl w:val="1"/>
          <w:numId w:val="20"/>
        </w:numPr>
        <w:spacing w:after="160" w:line="278" w:lineRule="auto"/>
        <w:contextualSpacing/>
      </w:pPr>
      <w:r w:rsidRPr="00D05819">
        <w:t>Store Impression Data</w:t>
      </w:r>
      <w:r>
        <w:t xml:space="preserve"> (refer to</w:t>
      </w:r>
      <w:r w:rsidR="00DA78CD">
        <w:t xml:space="preserve"> Subsection </w:t>
      </w:r>
      <w:r w:rsidR="00DA78CD">
        <w:fldChar w:fldCharType="begin"/>
      </w:r>
      <w:r w:rsidR="00DA78CD">
        <w:instrText xml:space="preserve"> REF _Ref213427178 \r \h </w:instrText>
      </w:r>
      <w:r w:rsidR="00DA78CD">
        <w:fldChar w:fldCharType="separate"/>
      </w:r>
      <w:r w:rsidR="00880927">
        <w:t>1.3.2.3</w:t>
      </w:r>
      <w:r w:rsidR="00DA78CD">
        <w:fldChar w:fldCharType="end"/>
      </w:r>
      <w:r>
        <w:t>).</w:t>
      </w:r>
    </w:p>
    <w:p w:rsidR="007C4441" w:rsidP="007C4441" w:rsidRDefault="007C4441" w14:paraId="6BFF97CF" w14:textId="77777777">
      <w:pPr>
        <w:pStyle w:val="ListParagraph"/>
        <w:spacing w:after="160" w:line="278" w:lineRule="auto"/>
        <w:ind w:left="1800"/>
        <w:contextualSpacing/>
      </w:pPr>
    </w:p>
    <w:p w:rsidR="00483286" w:rsidP="009377B7" w:rsidRDefault="00483286" w14:paraId="63EEDCF4" w14:textId="77777777">
      <w:pPr>
        <w:pStyle w:val="ListParagraph"/>
        <w:numPr>
          <w:ilvl w:val="1"/>
          <w:numId w:val="20"/>
        </w:numPr>
        <w:spacing w:after="160" w:line="278" w:lineRule="auto"/>
        <w:contextualSpacing/>
      </w:pPr>
      <w:r w:rsidRPr="00D05819">
        <w:t>P</w:t>
      </w:r>
      <w:r>
        <w:t>lay Ad</w:t>
      </w:r>
      <w:r w:rsidRPr="00D05819">
        <w:t> </w:t>
      </w:r>
    </w:p>
    <w:p w:rsidR="00483286" w:rsidP="00483286" w:rsidRDefault="00483286" w14:paraId="5D9F580D" w14:textId="6E3F64F2">
      <w:r>
        <w:t xml:space="preserve">The </w:t>
      </w:r>
      <w:r w:rsidR="00880927">
        <w:t xml:space="preserve">ad selection </w:t>
      </w:r>
      <w:r>
        <w:t xml:space="preserve">algorithm is illustrated in the flowchart shown in </w:t>
      </w:r>
      <w:r>
        <w:fldChar w:fldCharType="begin"/>
      </w:r>
      <w:r>
        <w:instrText xml:space="preserve"> REF _Ref212810289 \h </w:instrText>
      </w:r>
      <w:r>
        <w:fldChar w:fldCharType="separate"/>
      </w:r>
      <w:r w:rsidR="00B3009E">
        <w:t xml:space="preserve">Figure </w:t>
      </w:r>
      <w:r w:rsidR="00B3009E">
        <w:rPr>
          <w:noProof/>
        </w:rPr>
        <w:t>6</w:t>
      </w:r>
      <w:r>
        <w:fldChar w:fldCharType="end"/>
      </w:r>
      <w:r>
        <w:t>.</w:t>
      </w:r>
    </w:p>
    <w:p w:rsidR="00483286" w:rsidP="00483286" w:rsidRDefault="00483286" w14:paraId="4501DBA4" w14:textId="77777777"/>
    <w:p w:rsidR="00483286" w:rsidP="00483286" w:rsidRDefault="00E8733E" w14:paraId="7353F226" w14:textId="74786AE2">
      <w:pPr>
        <w:jc w:val="center"/>
      </w:pPr>
      <w:del w:author="Paul Peyla" w:date="2026-04-07T17:00:00Z" w16du:dateUtc="2026-04-07T21:00:00Z" w:id="558">
        <w:r w:rsidDel="00A60446">
          <w:rPr>
            <w:noProof/>
          </w:rPr>
          <w:drawing>
            <wp:inline distT="0" distB="0" distL="0" distR="0" wp14:anchorId="361AA9B1" wp14:editId="182C4B83">
              <wp:extent cx="1254760" cy="7807325"/>
              <wp:effectExtent l="0" t="0" r="2540" b="3175"/>
              <wp:docPr id="6" name="Object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Object 6"/>
                      <pic:cNvPicPr>
                        <a:picLocks noGrp="1" noRot="1" noChangeAspect="1" noEditPoints="1" noAdjustHandles="1" noChangeArrowheads="1" noChangeShapeType="1" noCrop="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54760" cy="7807325"/>
                      </a:xfrm>
                      <a:prstGeom prst="rect">
                        <a:avLst/>
                      </a:prstGeom>
                      <a:noFill/>
                      <a:ln>
                        <a:noFill/>
                      </a:ln>
                    </pic:spPr>
                  </pic:pic>
                </a:graphicData>
              </a:graphic>
            </wp:inline>
          </w:drawing>
        </w:r>
      </w:del>
      <w:ins w:author="Paul Peyla" w:date="2026-04-07T17:00:00Z" w16du:dateUtc="2026-04-07T21:00:00Z" w:id="559">
        <w:r w:rsidRPr="00A60446" w:rsidR="00A60446">
          <w:t xml:space="preserve"> </w:t>
        </w:r>
      </w:ins>
      <w:ins w:author="Paul Peyla" w:date="2026-04-07T17:00:00Z" w16du:dateUtc="2026-04-07T21:00:00Z" w:id="560">
        <w:r w:rsidR="00A70C09">
          <w:rPr>
            <w:noProof/>
          </w:rPr>
          <w:object w:dxaOrig="2205" w:dyaOrig="13726" w14:anchorId="2EAE50CA">
            <v:shape id="_x0000_i1027" style="width:101.25pt;height:631.5pt" o:ole="" type="#_x0000_t75">
              <v:imagedata o:title="" r:id="rId26"/>
            </v:shape>
            <o:OLEObject Type="Embed" ProgID="Visio.Drawing.15" ShapeID="_x0000_i1027" DrawAspect="Content" ObjectID="_1838435462" r:id="rId27"/>
          </w:object>
        </w:r>
      </w:ins>
    </w:p>
    <w:p w:rsidR="00483286" w:rsidP="00483286" w:rsidRDefault="00483286" w14:paraId="767D9842" w14:textId="7C465616">
      <w:pPr>
        <w:pStyle w:val="Caption"/>
      </w:pPr>
      <w:bookmarkStart w:name="_Ref212810289" w:id="561"/>
      <w:r>
        <w:t xml:space="preserve">Figure </w:t>
      </w:r>
      <w:r>
        <w:fldChar w:fldCharType="begin"/>
      </w:r>
      <w:r>
        <w:instrText>SEQ Figure \* ARABIC</w:instrText>
      </w:r>
      <w:r>
        <w:fldChar w:fldCharType="separate"/>
      </w:r>
      <w:r>
        <w:rPr>
          <w:noProof/>
        </w:rPr>
        <w:t>6</w:t>
      </w:r>
      <w:r>
        <w:fldChar w:fldCharType="end"/>
      </w:r>
      <w:bookmarkEnd w:id="561"/>
      <w:r>
        <w:t xml:space="preserve">: </w:t>
      </w:r>
      <w:r w:rsidR="00880927">
        <w:t xml:space="preserve">Ad Selection </w:t>
      </w:r>
      <w:r>
        <w:t>Flowchart</w:t>
      </w:r>
    </w:p>
    <w:p w:rsidRPr="00D33F11" w:rsidR="00483286" w:rsidP="00794820" w:rsidRDefault="00483286" w14:paraId="4B4710F0" w14:textId="77777777">
      <w:pPr>
        <w:pStyle w:val="Heading5"/>
        <w:rPr>
          <w:rFonts w:eastAsia="Times New Roman"/>
        </w:rPr>
      </w:pPr>
      <w:r w:rsidRPr="00D33F11">
        <w:rPr>
          <w:rFonts w:eastAsia="Times New Roman"/>
        </w:rPr>
        <w:t>Data Tracking</w:t>
      </w:r>
    </w:p>
    <w:p w:rsidRPr="00E261E4" w:rsidR="00483286" w:rsidP="00483286" w:rsidRDefault="00483286" w14:paraId="0061B5DC" w14:textId="31617837">
      <w:pPr>
        <w:spacing w:after="0"/>
        <w:textAlignment w:val="baseline"/>
        <w:rPr>
          <w:rFonts w:eastAsia="Times New Roman" w:asciiTheme="minorHAnsi" w:hAnsiTheme="minorHAnsi" w:cstheme="minorHAnsi"/>
          <w:rPrChange w:author="Paul Peyla" w:date="2026-04-07T17:38:00Z" w16du:dateUtc="2026-04-07T21:38:00Z" w:id="562">
            <w:rPr>
              <w:rFonts w:ascii="Aptos" w:hAnsi="Aptos" w:eastAsia="Times New Roman" w:cs="Segoe UI"/>
            </w:rPr>
          </w:rPrChange>
        </w:rPr>
      </w:pPr>
      <w:r w:rsidRPr="00E261E4">
        <w:rPr>
          <w:rFonts w:eastAsia="Times New Roman" w:asciiTheme="minorHAnsi" w:hAnsiTheme="minorHAnsi" w:cstheme="minorHAnsi"/>
          <w:rPrChange w:author="Paul Peyla" w:date="2026-04-07T17:38:00Z" w16du:dateUtc="2026-04-07T21:38:00Z" w:id="563">
            <w:rPr>
              <w:rFonts w:ascii="Aptos" w:hAnsi="Aptos" w:eastAsia="Times New Roman" w:cs="Segoe UI"/>
            </w:rPr>
          </w:rPrChange>
        </w:rPr>
        <w:t xml:space="preserve">To properly implement the </w:t>
      </w:r>
      <w:r w:rsidRPr="00E261E4" w:rsidR="00847856">
        <w:rPr>
          <w:rFonts w:eastAsia="Times New Roman" w:asciiTheme="minorHAnsi" w:hAnsiTheme="minorHAnsi" w:cstheme="minorHAnsi"/>
          <w:rPrChange w:author="Paul Peyla" w:date="2026-04-07T17:38:00Z" w16du:dateUtc="2026-04-07T21:38:00Z" w:id="564">
            <w:rPr>
              <w:rFonts w:ascii="Aptos" w:hAnsi="Aptos" w:eastAsia="Times New Roman" w:cs="Segoe UI"/>
            </w:rPr>
          </w:rPrChange>
        </w:rPr>
        <w:t xml:space="preserve">ad selection </w:t>
      </w:r>
      <w:r w:rsidRPr="00E261E4">
        <w:rPr>
          <w:rFonts w:eastAsia="Times New Roman" w:asciiTheme="minorHAnsi" w:hAnsiTheme="minorHAnsi" w:cstheme="minorHAnsi"/>
          <w:rPrChange w:author="Paul Peyla" w:date="2026-04-07T17:38:00Z" w16du:dateUtc="2026-04-07T21:38:00Z" w:id="565">
            <w:rPr>
              <w:rFonts w:ascii="Aptos" w:hAnsi="Aptos" w:eastAsia="Times New Roman" w:cs="Segoe UI"/>
            </w:rPr>
          </w:rPrChange>
        </w:rPr>
        <w:t>algorithm, the DTS AutoStage Receiver must persistently monitor vehicle-level, campaign-level, and ad-level data. </w:t>
      </w:r>
    </w:p>
    <w:p w:rsidR="00483286" w:rsidP="00483286" w:rsidRDefault="00483286" w14:paraId="3F8A7743" w14:textId="77777777">
      <w:pPr>
        <w:spacing w:after="0"/>
        <w:textAlignment w:val="baseline"/>
        <w:rPr>
          <w:rFonts w:ascii="Aptos" w:hAnsi="Aptos" w:eastAsia="Times New Roman" w:cs="Segoe UI"/>
        </w:rPr>
      </w:pPr>
    </w:p>
    <w:tbl>
      <w:tblPr>
        <w:tblW w:w="9639" w:type="dxa"/>
        <w:tblLook w:val="04A0" w:firstRow="1" w:lastRow="0" w:firstColumn="1" w:lastColumn="0" w:noHBand="0" w:noVBand="1"/>
      </w:tblPr>
      <w:tblGrid>
        <w:gridCol w:w="1134"/>
        <w:gridCol w:w="8505"/>
      </w:tblGrid>
      <w:tr w:rsidRPr="0016253F" w:rsidR="00483286" w14:paraId="39045E2A"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3E0E23FA" w14:textId="034D90F4">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4</w:t>
            </w:r>
            <w:r w:rsidR="00991E09">
              <w:rPr>
                <w:rFonts w:eastAsia="Times New Roman" w:cs="Times New Roman"/>
                <w:color w:val="E4146E"/>
              </w:rPr>
              <w:t>1</w:t>
            </w:r>
          </w:p>
        </w:tc>
        <w:tc>
          <w:tcPr>
            <w:tcW w:w="8505" w:type="dxa"/>
            <w:tcBorders>
              <w:top w:val="nil"/>
              <w:left w:val="nil"/>
              <w:bottom w:val="nil"/>
              <w:right w:val="nil"/>
            </w:tcBorders>
            <w:vAlign w:val="center"/>
          </w:tcPr>
          <w:p w:rsidRPr="0016253F" w:rsidR="00483286" w:rsidRDefault="00483286" w14:paraId="3F86FF7E" w14:textId="77777777">
            <w:pPr>
              <w:spacing w:after="0"/>
              <w:rPr>
                <w:rFonts w:eastAsia="Times New Roman" w:cs="Times New Roman"/>
                <w:color w:val="E4146E"/>
              </w:rPr>
            </w:pPr>
            <w:r>
              <w:rPr>
                <w:rFonts w:eastAsia="Times New Roman" w:cs="Times New Roman"/>
                <w:color w:val="E4146E"/>
              </w:rPr>
              <w:t>The DTS AutoStage Receiver shall enforce manufacturer-based frequency capping rules by tracking the total number of impressions for all campaigns over their specified periods. The tracked impressions shall be reset daily at midnight in the user time zone.</w:t>
            </w:r>
          </w:p>
        </w:tc>
      </w:tr>
    </w:tbl>
    <w:p w:rsidR="00483286" w:rsidP="00483286" w:rsidRDefault="00483286" w14:paraId="779D3F7B" w14:textId="77777777">
      <w:pPr>
        <w:spacing w:after="0"/>
        <w:textAlignment w:val="baseline"/>
        <w:rPr>
          <w:rFonts w:ascii="Aptos" w:hAnsi="Aptos" w:eastAsia="Times New Roman" w:cs="Segoe UI"/>
          <w:b/>
          <w:bCs/>
        </w:rPr>
      </w:pPr>
    </w:p>
    <w:tbl>
      <w:tblPr>
        <w:tblW w:w="9639" w:type="dxa"/>
        <w:tblLook w:val="04A0" w:firstRow="1" w:lastRow="0" w:firstColumn="1" w:lastColumn="0" w:noHBand="0" w:noVBand="1"/>
      </w:tblPr>
      <w:tblGrid>
        <w:gridCol w:w="1134"/>
        <w:gridCol w:w="8505"/>
      </w:tblGrid>
      <w:tr w:rsidRPr="0016253F" w:rsidR="00483286" w14:paraId="21548B88"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669943CC" w14:textId="51BE923E">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4</w:t>
            </w:r>
            <w:r w:rsidR="00991E09">
              <w:rPr>
                <w:rFonts w:eastAsia="Times New Roman" w:cs="Times New Roman"/>
                <w:color w:val="E4146E"/>
              </w:rPr>
              <w:t>2</w:t>
            </w:r>
          </w:p>
        </w:tc>
        <w:tc>
          <w:tcPr>
            <w:tcW w:w="8505" w:type="dxa"/>
            <w:tcBorders>
              <w:top w:val="nil"/>
              <w:left w:val="nil"/>
              <w:bottom w:val="nil"/>
              <w:right w:val="nil"/>
            </w:tcBorders>
            <w:vAlign w:val="center"/>
          </w:tcPr>
          <w:p w:rsidRPr="0016253F" w:rsidR="00483286" w:rsidRDefault="00483286" w14:paraId="20CADB87" w14:textId="77777777">
            <w:pPr>
              <w:spacing w:after="0"/>
              <w:rPr>
                <w:rFonts w:eastAsia="Times New Roman" w:cs="Times New Roman"/>
                <w:color w:val="E4146E"/>
              </w:rPr>
            </w:pPr>
            <w:r>
              <w:rPr>
                <w:rFonts w:eastAsia="Times New Roman" w:cs="Times New Roman"/>
                <w:color w:val="E4146E"/>
              </w:rPr>
              <w:t>The DTS AutoStage Receiver shall track the timestamp of the last ad played to enforce manufacturer-based global ad spacing rules.</w:t>
            </w:r>
          </w:p>
        </w:tc>
      </w:tr>
    </w:tbl>
    <w:p w:rsidR="00483286" w:rsidP="00483286" w:rsidRDefault="00483286" w14:paraId="4379B0CE" w14:textId="77777777">
      <w:pPr>
        <w:spacing w:after="0"/>
        <w:textAlignment w:val="baseline"/>
        <w:rPr>
          <w:rFonts w:ascii="Aptos" w:hAnsi="Aptos" w:eastAsia="Times New Roman" w:cs="Segoe UI"/>
          <w:b/>
          <w:bCs/>
        </w:rPr>
      </w:pPr>
    </w:p>
    <w:tbl>
      <w:tblPr>
        <w:tblW w:w="9639" w:type="dxa"/>
        <w:tblLook w:val="04A0" w:firstRow="1" w:lastRow="0" w:firstColumn="1" w:lastColumn="0" w:noHBand="0" w:noVBand="1"/>
      </w:tblPr>
      <w:tblGrid>
        <w:gridCol w:w="1134"/>
        <w:gridCol w:w="8505"/>
      </w:tblGrid>
      <w:tr w:rsidRPr="0016253F" w:rsidR="00483286" w14:paraId="176C9D49"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2E80A4DB" w14:textId="16FD37CF">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4</w:t>
            </w:r>
            <w:r w:rsidR="00991E09">
              <w:rPr>
                <w:rFonts w:eastAsia="Times New Roman" w:cs="Times New Roman"/>
                <w:color w:val="E4146E"/>
              </w:rPr>
              <w:t>3</w:t>
            </w:r>
          </w:p>
        </w:tc>
        <w:tc>
          <w:tcPr>
            <w:tcW w:w="8505" w:type="dxa"/>
            <w:tcBorders>
              <w:top w:val="nil"/>
              <w:left w:val="nil"/>
              <w:bottom w:val="nil"/>
              <w:right w:val="nil"/>
            </w:tcBorders>
            <w:vAlign w:val="center"/>
          </w:tcPr>
          <w:p w:rsidRPr="0016253F" w:rsidR="00483286" w:rsidRDefault="00483286" w14:paraId="18412D1E" w14:textId="77777777">
            <w:pPr>
              <w:spacing w:after="0"/>
              <w:rPr>
                <w:rFonts w:eastAsia="Times New Roman" w:cs="Times New Roman"/>
                <w:color w:val="E4146E"/>
              </w:rPr>
            </w:pPr>
            <w:r>
              <w:rPr>
                <w:rFonts w:eastAsia="Times New Roman" w:cs="Times New Roman"/>
                <w:color w:val="E4146E"/>
              </w:rPr>
              <w:t>The DTS AutoStage Receiver shall enforce campaign-based frequency capping rules by tracking the total number of campaign impressions over their specified periods. The tracked impressions shall be reset daily at midnight in the user time zone.</w:t>
            </w:r>
          </w:p>
        </w:tc>
      </w:tr>
    </w:tbl>
    <w:p w:rsidR="00483286" w:rsidP="00483286" w:rsidRDefault="00483286" w14:paraId="3CDAB4A3" w14:textId="77777777">
      <w:pPr>
        <w:spacing w:after="0"/>
        <w:textAlignment w:val="baseline"/>
        <w:rPr>
          <w:rFonts w:ascii="Aptos" w:hAnsi="Aptos" w:eastAsia="Times New Roman" w:cs="Segoe UI"/>
          <w:b/>
          <w:bCs/>
        </w:rPr>
      </w:pPr>
    </w:p>
    <w:tbl>
      <w:tblPr>
        <w:tblW w:w="9639" w:type="dxa"/>
        <w:tblLook w:val="04A0" w:firstRow="1" w:lastRow="0" w:firstColumn="1" w:lastColumn="0" w:noHBand="0" w:noVBand="1"/>
      </w:tblPr>
      <w:tblGrid>
        <w:gridCol w:w="1134"/>
        <w:gridCol w:w="8505"/>
      </w:tblGrid>
      <w:tr w:rsidRPr="0016253F" w:rsidR="00483286" w14:paraId="382EC943"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2D50B71E" w14:textId="0B52BE2B">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4</w:t>
            </w:r>
            <w:r w:rsidR="00991E09">
              <w:rPr>
                <w:rFonts w:eastAsia="Times New Roman" w:cs="Times New Roman"/>
                <w:color w:val="E4146E"/>
              </w:rPr>
              <w:t>4</w:t>
            </w:r>
          </w:p>
        </w:tc>
        <w:tc>
          <w:tcPr>
            <w:tcW w:w="8505" w:type="dxa"/>
            <w:tcBorders>
              <w:top w:val="nil"/>
              <w:left w:val="nil"/>
              <w:bottom w:val="nil"/>
              <w:right w:val="nil"/>
            </w:tcBorders>
            <w:vAlign w:val="center"/>
          </w:tcPr>
          <w:p w:rsidRPr="0016253F" w:rsidR="00483286" w:rsidRDefault="00483286" w14:paraId="0C8DD4F1" w14:textId="77777777">
            <w:pPr>
              <w:spacing w:after="0"/>
              <w:rPr>
                <w:rFonts w:eastAsia="Times New Roman" w:cs="Times New Roman"/>
                <w:color w:val="E4146E"/>
              </w:rPr>
            </w:pPr>
            <w:r>
              <w:rPr>
                <w:rFonts w:eastAsia="Times New Roman" w:cs="Times New Roman"/>
                <w:color w:val="E4146E"/>
              </w:rPr>
              <w:t>The DTS AutoStage Receiver shall track the timestamp of the last ad played within a given campaign to enforce campaign-based ad spacing rules.</w:t>
            </w:r>
          </w:p>
        </w:tc>
      </w:tr>
    </w:tbl>
    <w:p w:rsidR="00483286" w:rsidP="00483286" w:rsidRDefault="00483286" w14:paraId="75EBF384" w14:textId="77777777">
      <w:pPr>
        <w:spacing w:after="0"/>
        <w:textAlignment w:val="baseline"/>
        <w:rPr>
          <w:rFonts w:ascii="Aptos" w:hAnsi="Aptos" w:eastAsia="Times New Roman" w:cs="Segoe UI"/>
          <w:b/>
          <w:bCs/>
        </w:rPr>
      </w:pPr>
    </w:p>
    <w:tbl>
      <w:tblPr>
        <w:tblW w:w="9639" w:type="dxa"/>
        <w:tblLook w:val="04A0" w:firstRow="1" w:lastRow="0" w:firstColumn="1" w:lastColumn="0" w:noHBand="0" w:noVBand="1"/>
      </w:tblPr>
      <w:tblGrid>
        <w:gridCol w:w="1134"/>
        <w:gridCol w:w="8505"/>
      </w:tblGrid>
      <w:tr w:rsidRPr="0016253F" w:rsidR="00483286" w14:paraId="1201F58F"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77EA0988" w14:textId="0056336B">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4</w:t>
            </w:r>
            <w:r w:rsidR="00991E09">
              <w:rPr>
                <w:rFonts w:eastAsia="Times New Roman" w:cs="Times New Roman"/>
                <w:color w:val="E4146E"/>
              </w:rPr>
              <w:t>5</w:t>
            </w:r>
          </w:p>
        </w:tc>
        <w:tc>
          <w:tcPr>
            <w:tcW w:w="8505" w:type="dxa"/>
            <w:tcBorders>
              <w:top w:val="nil"/>
              <w:left w:val="nil"/>
              <w:bottom w:val="nil"/>
              <w:right w:val="nil"/>
            </w:tcBorders>
            <w:vAlign w:val="center"/>
          </w:tcPr>
          <w:p w:rsidRPr="0016253F" w:rsidR="00483286" w:rsidRDefault="00483286" w14:paraId="687CACE7" w14:textId="77777777">
            <w:pPr>
              <w:spacing w:after="0"/>
              <w:rPr>
                <w:rFonts w:eastAsia="Times New Roman" w:cs="Times New Roman"/>
                <w:color w:val="E4146E"/>
              </w:rPr>
            </w:pPr>
            <w:r>
              <w:rPr>
                <w:rFonts w:eastAsia="Times New Roman" w:cs="Times New Roman"/>
                <w:color w:val="E4146E"/>
              </w:rPr>
              <w:t>The DTS AutoStage Receiver shall track total lifetime impressions of ads within a campaign to enforce campaign-based lifetime impression limits.</w:t>
            </w:r>
          </w:p>
        </w:tc>
      </w:tr>
    </w:tbl>
    <w:p w:rsidR="00483286" w:rsidP="00483286" w:rsidRDefault="00483286" w14:paraId="7036280B" w14:textId="77777777">
      <w:pPr>
        <w:spacing w:after="0"/>
        <w:textAlignment w:val="baseline"/>
        <w:rPr>
          <w:rFonts w:ascii="Aptos" w:hAnsi="Aptos" w:eastAsia="Times New Roman" w:cs="Segoe UI"/>
          <w:b/>
          <w:bCs/>
        </w:rPr>
      </w:pPr>
    </w:p>
    <w:tbl>
      <w:tblPr>
        <w:tblW w:w="9639" w:type="dxa"/>
        <w:tblLook w:val="04A0" w:firstRow="1" w:lastRow="0" w:firstColumn="1" w:lastColumn="0" w:noHBand="0" w:noVBand="1"/>
      </w:tblPr>
      <w:tblGrid>
        <w:gridCol w:w="1134"/>
        <w:gridCol w:w="8505"/>
      </w:tblGrid>
      <w:tr w:rsidRPr="0016253F" w:rsidR="00483286" w14:paraId="45566ECF"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68AB1791" w14:textId="05FF4167">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4</w:t>
            </w:r>
            <w:r w:rsidR="00991E09">
              <w:rPr>
                <w:rFonts w:eastAsia="Times New Roman" w:cs="Times New Roman"/>
                <w:color w:val="E4146E"/>
              </w:rPr>
              <w:t>6</w:t>
            </w:r>
          </w:p>
        </w:tc>
        <w:tc>
          <w:tcPr>
            <w:tcW w:w="8505" w:type="dxa"/>
            <w:tcBorders>
              <w:top w:val="nil"/>
              <w:left w:val="nil"/>
              <w:bottom w:val="nil"/>
              <w:right w:val="nil"/>
            </w:tcBorders>
            <w:vAlign w:val="center"/>
          </w:tcPr>
          <w:p w:rsidRPr="0016253F" w:rsidR="00483286" w:rsidRDefault="00483286" w14:paraId="06B41356" w14:textId="77777777">
            <w:pPr>
              <w:spacing w:after="0"/>
              <w:rPr>
                <w:rFonts w:eastAsia="Times New Roman" w:cs="Times New Roman"/>
                <w:color w:val="E4146E"/>
              </w:rPr>
            </w:pPr>
            <w:r>
              <w:rPr>
                <w:rFonts w:eastAsia="Times New Roman" w:cs="Times New Roman"/>
                <w:color w:val="E4146E"/>
              </w:rPr>
              <w:t>The DTS AutoStage Receiver shall enforce ad-based frequency capping rules by tracking the total number of impressions for each particular ad over its specified period. The tracked impressions shall be reset daily at midnight in the user time zone.</w:t>
            </w:r>
          </w:p>
        </w:tc>
      </w:tr>
    </w:tbl>
    <w:p w:rsidR="00483286" w:rsidP="00483286" w:rsidRDefault="00483286" w14:paraId="1FE5C741" w14:textId="77777777">
      <w:pPr>
        <w:spacing w:after="0"/>
        <w:textAlignment w:val="baseline"/>
        <w:rPr>
          <w:rFonts w:ascii="Aptos" w:hAnsi="Aptos" w:eastAsia="Times New Roman" w:cs="Segoe UI"/>
          <w:b/>
          <w:bCs/>
        </w:rPr>
      </w:pPr>
    </w:p>
    <w:tbl>
      <w:tblPr>
        <w:tblW w:w="9639" w:type="dxa"/>
        <w:tblLook w:val="04A0" w:firstRow="1" w:lastRow="0" w:firstColumn="1" w:lastColumn="0" w:noHBand="0" w:noVBand="1"/>
      </w:tblPr>
      <w:tblGrid>
        <w:gridCol w:w="1134"/>
        <w:gridCol w:w="8505"/>
      </w:tblGrid>
      <w:tr w:rsidRPr="0016253F" w:rsidR="00483286" w14:paraId="347E8F7D"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4D19CA1A" w14:textId="2C7CC25F">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4</w:t>
            </w:r>
            <w:r w:rsidR="00991E09">
              <w:rPr>
                <w:rFonts w:eastAsia="Times New Roman" w:cs="Times New Roman"/>
                <w:color w:val="E4146E"/>
              </w:rPr>
              <w:t>7</w:t>
            </w:r>
          </w:p>
        </w:tc>
        <w:tc>
          <w:tcPr>
            <w:tcW w:w="8505" w:type="dxa"/>
            <w:tcBorders>
              <w:top w:val="nil"/>
              <w:left w:val="nil"/>
              <w:bottom w:val="nil"/>
              <w:right w:val="nil"/>
            </w:tcBorders>
            <w:vAlign w:val="center"/>
          </w:tcPr>
          <w:p w:rsidRPr="0016253F" w:rsidR="00483286" w:rsidRDefault="00483286" w14:paraId="716B17D7" w14:textId="77777777">
            <w:pPr>
              <w:spacing w:after="0"/>
              <w:rPr>
                <w:rFonts w:eastAsia="Times New Roman" w:cs="Times New Roman"/>
                <w:color w:val="E4146E"/>
              </w:rPr>
            </w:pPr>
            <w:r>
              <w:rPr>
                <w:rFonts w:eastAsia="Times New Roman" w:cs="Times New Roman"/>
                <w:color w:val="E4146E"/>
              </w:rPr>
              <w:t>The DTS AutoStage Receiver shall track the timestamp of the last time each particular ad was played to enforce individual ad spacing rules.</w:t>
            </w:r>
          </w:p>
        </w:tc>
      </w:tr>
    </w:tbl>
    <w:p w:rsidR="00483286" w:rsidP="00483286" w:rsidRDefault="00483286" w14:paraId="765375F7" w14:textId="77777777">
      <w:pPr>
        <w:spacing w:after="0"/>
        <w:textAlignment w:val="baseline"/>
        <w:rPr>
          <w:rFonts w:ascii="Aptos" w:hAnsi="Aptos" w:eastAsia="Times New Roman" w:cs="Segoe UI"/>
          <w:b/>
          <w:bCs/>
        </w:rPr>
      </w:pPr>
    </w:p>
    <w:tbl>
      <w:tblPr>
        <w:tblW w:w="9639" w:type="dxa"/>
        <w:tblLook w:val="04A0" w:firstRow="1" w:lastRow="0" w:firstColumn="1" w:lastColumn="0" w:noHBand="0" w:noVBand="1"/>
      </w:tblPr>
      <w:tblGrid>
        <w:gridCol w:w="1134"/>
        <w:gridCol w:w="8505"/>
      </w:tblGrid>
      <w:tr w:rsidRPr="0016253F" w:rsidR="00483286" w14:paraId="104A3332"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7AE17079" w14:textId="49396FF8">
            <w:pPr>
              <w:spacing w:after="0"/>
              <w:rPr>
                <w:rFonts w:eastAsia="Times New Roman" w:cs="Times New Roman"/>
                <w:color w:val="E4146E"/>
              </w:rPr>
            </w:pPr>
            <w:r w:rsidRPr="0016253F">
              <w:rPr>
                <w:rFonts w:eastAsia="Times New Roman" w:cs="Times New Roman"/>
                <w:color w:val="E4146E"/>
              </w:rPr>
              <w:t>REQ-</w:t>
            </w:r>
            <w:r w:rsidR="00991E09">
              <w:rPr>
                <w:rFonts w:eastAsia="Times New Roman" w:cs="Times New Roman"/>
                <w:color w:val="E4146E"/>
              </w:rPr>
              <w:t>48</w:t>
            </w:r>
          </w:p>
        </w:tc>
        <w:tc>
          <w:tcPr>
            <w:tcW w:w="8505" w:type="dxa"/>
            <w:tcBorders>
              <w:top w:val="nil"/>
              <w:left w:val="nil"/>
              <w:bottom w:val="nil"/>
              <w:right w:val="nil"/>
            </w:tcBorders>
            <w:vAlign w:val="center"/>
          </w:tcPr>
          <w:p w:rsidRPr="0016253F" w:rsidR="00483286" w:rsidRDefault="00483286" w14:paraId="35A4D9F4" w14:textId="77777777">
            <w:pPr>
              <w:spacing w:after="0"/>
              <w:rPr>
                <w:rFonts w:eastAsia="Times New Roman" w:cs="Times New Roman"/>
                <w:color w:val="E4146E"/>
              </w:rPr>
            </w:pPr>
            <w:r>
              <w:rPr>
                <w:rFonts w:eastAsia="Times New Roman" w:cs="Times New Roman"/>
                <w:color w:val="E4146E"/>
              </w:rPr>
              <w:t>The DTS AutoStage Receiver shall track total lifetime impressions of each particular ad to enforce ad-based lifetime impression limits.</w:t>
            </w:r>
          </w:p>
        </w:tc>
      </w:tr>
    </w:tbl>
    <w:p w:rsidR="00483286" w:rsidP="00483286" w:rsidRDefault="00483286" w14:paraId="099AB892" w14:textId="77777777">
      <w:pPr>
        <w:spacing w:after="0"/>
        <w:ind w:right="480"/>
        <w:textAlignment w:val="baseline"/>
        <w:rPr>
          <w:rFonts w:ascii="Aptos" w:hAnsi="Aptos" w:eastAsia="Times New Roman" w:cs="Segoe UI"/>
          <w:lang w:val="en-GB"/>
        </w:rPr>
      </w:pPr>
    </w:p>
    <w:p w:rsidRPr="00E261E4" w:rsidR="00483286" w:rsidP="00483286" w:rsidRDefault="00483286" w14:paraId="0FA75D62" w14:textId="77777777">
      <w:pPr>
        <w:spacing w:after="0"/>
        <w:ind w:right="480"/>
        <w:textAlignment w:val="baseline"/>
        <w:rPr>
          <w:rFonts w:eastAsia="Times New Roman" w:asciiTheme="minorHAnsi" w:hAnsiTheme="minorHAnsi" w:cstheme="minorHAnsi"/>
          <w:sz w:val="18"/>
          <w:szCs w:val="18"/>
          <w:rPrChange w:author="Paul Peyla" w:date="2026-04-07T17:38:00Z" w16du:dateUtc="2026-04-07T21:38:00Z" w:id="566">
            <w:rPr>
              <w:rFonts w:ascii="Segoe UI" w:hAnsi="Segoe UI" w:eastAsia="Times New Roman" w:cs="Segoe UI"/>
              <w:sz w:val="18"/>
              <w:szCs w:val="18"/>
            </w:rPr>
          </w:rPrChange>
        </w:rPr>
      </w:pPr>
      <w:r w:rsidRPr="00E261E4">
        <w:rPr>
          <w:rFonts w:eastAsia="Times New Roman" w:asciiTheme="minorHAnsi" w:hAnsiTheme="minorHAnsi" w:cstheme="minorHAnsi"/>
          <w:lang w:val="en-GB"/>
          <w:rPrChange w:author="Paul Peyla" w:date="2026-04-07T17:38:00Z" w16du:dateUtc="2026-04-07T21:38:00Z" w:id="567">
            <w:rPr>
              <w:rFonts w:ascii="Aptos" w:hAnsi="Aptos" w:eastAsia="Times New Roman" w:cs="Segoe UI"/>
              <w:lang w:val="en-GB"/>
            </w:rPr>
          </w:rPrChange>
        </w:rPr>
        <w:t>Note that some of these tracked values can be derived from other values. For example, knowing the total number of impressions for each ad, one can calculate the total number of impressions for each campaign.</w:t>
      </w:r>
    </w:p>
    <w:p w:rsidR="00483286" w:rsidP="00483286" w:rsidRDefault="00483286" w14:paraId="22B62FC0" w14:textId="77777777">
      <w:pPr>
        <w:spacing w:after="0"/>
      </w:pPr>
    </w:p>
    <w:p w:rsidRPr="00AE7700" w:rsidR="00483286" w:rsidP="00277F9E" w:rsidRDefault="00483286" w14:paraId="4252A69A" w14:textId="77777777">
      <w:pPr>
        <w:pStyle w:val="Heading4"/>
      </w:pPr>
      <w:r w:rsidRPr="00AE7700">
        <w:t>Playback</w:t>
      </w:r>
    </w:p>
    <w:tbl>
      <w:tblPr>
        <w:tblW w:w="9639" w:type="dxa"/>
        <w:tblLook w:val="04A0" w:firstRow="1" w:lastRow="0" w:firstColumn="1" w:lastColumn="0" w:noHBand="0" w:noVBand="1"/>
      </w:tblPr>
      <w:tblGrid>
        <w:gridCol w:w="1134"/>
        <w:gridCol w:w="8505"/>
      </w:tblGrid>
      <w:tr w:rsidRPr="0016253F" w:rsidR="007C45ED" w:rsidTr="00110B32" w14:paraId="74EC6172" w14:textId="77777777">
        <w:trPr>
          <w:cantSplit/>
          <w:trHeight w:val="600"/>
          <w:ins w:author="Paul Peyla" w:date="2026-04-08T13:16:00Z" w:id="568"/>
        </w:trPr>
        <w:tc>
          <w:tcPr>
            <w:tcW w:w="1134" w:type="dxa"/>
            <w:tcBorders>
              <w:top w:val="nil"/>
              <w:left w:val="nil"/>
              <w:bottom w:val="nil"/>
              <w:right w:val="nil"/>
            </w:tcBorders>
            <w:shd w:val="clear" w:color="auto" w:fill="D6DCE4" w:themeFill="background2"/>
            <w:noWrap/>
            <w:vAlign w:val="center"/>
            <w:hideMark/>
          </w:tcPr>
          <w:p w:rsidRPr="00C6094A" w:rsidR="007C45ED" w:rsidP="00110B32" w:rsidRDefault="007C45ED" w14:paraId="19A88926" w14:textId="77777777">
            <w:pPr>
              <w:spacing w:after="0"/>
              <w:rPr>
                <w:ins w:author="Paul Peyla" w:date="2026-04-08T13:16:00Z" w16du:dateUtc="2026-04-08T17:16:00Z" w:id="569"/>
                <w:rFonts w:eastAsia="Times New Roman" w:cs="Times New Roman"/>
                <w:color w:val="E4146E"/>
              </w:rPr>
            </w:pPr>
            <w:ins w:author="Paul Peyla" w:date="2026-04-08T13:16:00Z" w16du:dateUtc="2026-04-08T17:16:00Z" w:id="570">
              <w:r w:rsidRPr="00C6094A">
                <w:rPr>
                  <w:rFonts w:eastAsia="Times New Roman" w:cs="Times New Roman"/>
                  <w:color w:val="E4146E"/>
                </w:rPr>
                <w:t>REQ-5</w:t>
              </w:r>
              <w:r>
                <w:rPr>
                  <w:rFonts w:eastAsia="Times New Roman" w:cs="Times New Roman"/>
                  <w:color w:val="E4146E"/>
                </w:rPr>
                <w:t>5</w:t>
              </w:r>
            </w:ins>
          </w:p>
        </w:tc>
        <w:tc>
          <w:tcPr>
            <w:tcW w:w="8505" w:type="dxa"/>
            <w:tcBorders>
              <w:top w:val="nil"/>
              <w:left w:val="nil"/>
              <w:bottom w:val="nil"/>
              <w:right w:val="nil"/>
            </w:tcBorders>
            <w:vAlign w:val="center"/>
            <w:hideMark/>
          </w:tcPr>
          <w:p w:rsidRPr="00C6094A" w:rsidR="007C45ED" w:rsidP="00110B32" w:rsidRDefault="007C45ED" w14:paraId="71A2282E" w14:textId="77777777">
            <w:pPr>
              <w:spacing w:after="0"/>
              <w:rPr>
                <w:ins w:author="Paul Peyla" w:date="2026-04-08T13:16:00Z" w16du:dateUtc="2026-04-08T17:16:00Z" w:id="571"/>
                <w:rFonts w:eastAsia="Times New Roman" w:cs="Times New Roman"/>
                <w:color w:val="E4146E"/>
              </w:rPr>
            </w:pPr>
            <w:ins w:author="Paul Peyla" w:date="2026-04-08T13:16:00Z" w16du:dateUtc="2026-04-08T17:16:00Z" w:id="572">
              <w:r w:rsidRPr="00C6094A">
                <w:rPr>
                  <w:color w:val="E4146E"/>
                </w:rPr>
                <w:t xml:space="preserve">The DTS AutoStage Receiver shall self-launch </w:t>
              </w:r>
              <w:r>
                <w:rPr>
                  <w:color w:val="E4146E"/>
                </w:rPr>
                <w:t>A</w:t>
              </w:r>
              <w:r w:rsidRPr="00C6094A">
                <w:rPr>
                  <w:color w:val="E4146E"/>
                </w:rPr>
                <w:t xml:space="preserve">udio </w:t>
              </w:r>
              <w:r>
                <w:rPr>
                  <w:color w:val="E4146E"/>
                </w:rPr>
                <w:t>M</w:t>
              </w:r>
              <w:r w:rsidRPr="00C6094A">
                <w:rPr>
                  <w:color w:val="E4146E"/>
                </w:rPr>
                <w:t>essages without user interaction.</w:t>
              </w:r>
            </w:ins>
          </w:p>
        </w:tc>
      </w:tr>
    </w:tbl>
    <w:p w:rsidR="007C45ED" w:rsidRDefault="007C45ED" w14:paraId="2169C6B4" w14:textId="77777777">
      <w:pPr>
        <w:spacing w:after="0"/>
        <w:rPr>
          <w:ins w:author="Paul Peyla" w:date="2026-04-08T13:16:00Z" w16du:dateUtc="2026-04-08T17:16:00Z" w:id="573"/>
        </w:rPr>
        <w:pPrChange w:author="Paul Peyla" w:date="2026-04-08T13:17:00Z" w16du:dateUtc="2026-04-08T17:17:00Z" w:id="574">
          <w:pPr/>
        </w:pPrChange>
      </w:pPr>
    </w:p>
    <w:p w:rsidR="00483286" w:rsidDel="00AF3489" w:rsidP="00483286" w:rsidRDefault="00483286" w14:paraId="77CE3137" w14:textId="477BCB45">
      <w:pPr>
        <w:rPr>
          <w:del w:author="Paul Peyla" w:date="2026-04-08T13:22:00Z" w16du:dateUtc="2026-04-08T17:22:00Z" w:id="575"/>
        </w:rPr>
      </w:pPr>
      <w:del w:author="Paul Peyla" w:date="2026-04-08T13:22:00Z" w16du:dateUtc="2026-04-08T17:22:00Z" w:id="576">
        <w:r w:rsidDel="00AF3489">
          <w:delText xml:space="preserve">Each campaign will include at least one </w:delText>
        </w:r>
      </w:del>
      <w:del w:author="Paul Peyla" w:date="2026-04-07T17:39:00Z" w16du:dateUtc="2026-04-07T21:39:00Z" w:id="577">
        <w:r w:rsidDel="00E261E4">
          <w:delText>welcome a</w:delText>
        </w:r>
      </w:del>
      <w:del w:author="Paul Peyla" w:date="2026-04-08T13:22:00Z" w16du:dateUtc="2026-04-08T17:22:00Z" w:id="578">
        <w:r w:rsidDel="00AF3489">
          <w:delText xml:space="preserve">udio </w:delText>
        </w:r>
      </w:del>
      <w:del w:author="Paul Peyla" w:date="2026-04-07T17:39:00Z" w16du:dateUtc="2026-04-07T21:39:00Z" w:id="579">
        <w:r w:rsidDel="00E261E4">
          <w:delText>m</w:delText>
        </w:r>
      </w:del>
      <w:del w:author="Paul Peyla" w:date="2026-04-08T13:22:00Z" w16du:dateUtc="2026-04-08T17:22:00Z" w:id="580">
        <w:r w:rsidDel="00AF3489">
          <w:delText>essage comprised of an audio component, with an optional image and optional textual metadata.</w:delText>
        </w:r>
      </w:del>
    </w:p>
    <w:p w:rsidR="00483286" w:rsidP="002F7F52" w:rsidRDefault="00483286" w14:paraId="6710C7A8" w14:textId="77777777">
      <w:pPr>
        <w:spacing w:after="0"/>
      </w:pPr>
    </w:p>
    <w:tbl>
      <w:tblPr>
        <w:tblW w:w="9639" w:type="dxa"/>
        <w:tblLook w:val="04A0" w:firstRow="1" w:lastRow="0" w:firstColumn="1" w:lastColumn="0" w:noHBand="0" w:noVBand="1"/>
      </w:tblPr>
      <w:tblGrid>
        <w:gridCol w:w="1134"/>
        <w:gridCol w:w="8505"/>
      </w:tblGrid>
      <w:tr w:rsidRPr="0016253F" w:rsidR="00483286" w14:paraId="589220A4"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09C8607C" w14:textId="522FE107">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5</w:t>
            </w:r>
            <w:r w:rsidR="003A5CB8">
              <w:rPr>
                <w:rFonts w:eastAsia="Times New Roman" w:cs="Times New Roman"/>
                <w:color w:val="E4146E"/>
              </w:rPr>
              <w:t>0</w:t>
            </w:r>
          </w:p>
        </w:tc>
        <w:tc>
          <w:tcPr>
            <w:tcW w:w="8505" w:type="dxa"/>
            <w:tcBorders>
              <w:top w:val="nil"/>
              <w:left w:val="nil"/>
              <w:bottom w:val="nil"/>
              <w:right w:val="nil"/>
            </w:tcBorders>
            <w:vAlign w:val="center"/>
            <w:hideMark/>
          </w:tcPr>
          <w:p w:rsidRPr="0016253F" w:rsidR="00483286" w:rsidRDefault="00483286" w14:paraId="672A3077" w14:textId="14A6956D">
            <w:pPr>
              <w:spacing w:after="0"/>
              <w:rPr>
                <w:rFonts w:eastAsia="Times New Roman" w:cs="Times New Roman"/>
                <w:color w:val="E4146E"/>
              </w:rPr>
            </w:pPr>
            <w:r>
              <w:rPr>
                <w:color w:val="E4146E"/>
              </w:rPr>
              <w:t xml:space="preserve">When a campaign is live, the DTS AutoStage Receiver shall play one, and only one, </w:t>
            </w:r>
            <w:del w:author="Paul Peyla" w:date="2026-04-07T17:39:00Z" w16du:dateUtc="2026-04-07T21:39:00Z" w:id="581">
              <w:r w:rsidDel="00E261E4">
                <w:rPr>
                  <w:color w:val="E4146E"/>
                </w:rPr>
                <w:delText>welcome a</w:delText>
              </w:r>
            </w:del>
            <w:ins w:author="Paul Peyla" w:date="2026-04-07T17:39:00Z" w16du:dateUtc="2026-04-07T21:39:00Z" w:id="582">
              <w:r w:rsidR="00E261E4">
                <w:rPr>
                  <w:color w:val="E4146E"/>
                </w:rPr>
                <w:t>A</w:t>
              </w:r>
            </w:ins>
            <w:r>
              <w:rPr>
                <w:color w:val="E4146E"/>
              </w:rPr>
              <w:t xml:space="preserve">udio </w:t>
            </w:r>
            <w:del w:author="Paul Peyla" w:date="2026-04-07T17:39:00Z" w16du:dateUtc="2026-04-07T21:39:00Z" w:id="583">
              <w:r w:rsidDel="00E261E4">
                <w:rPr>
                  <w:color w:val="E4146E"/>
                </w:rPr>
                <w:delText>m</w:delText>
              </w:r>
            </w:del>
            <w:ins w:author="Paul Peyla" w:date="2026-04-07T17:39:00Z" w16du:dateUtc="2026-04-07T21:39:00Z" w:id="584">
              <w:r w:rsidR="00E261E4">
                <w:rPr>
                  <w:color w:val="E4146E"/>
                </w:rPr>
                <w:t>M</w:t>
              </w:r>
            </w:ins>
            <w:r>
              <w:rPr>
                <w:color w:val="E4146E"/>
              </w:rPr>
              <w:t xml:space="preserve">essage </w:t>
            </w:r>
            <w:del w:author="Paul Peyla" w:date="2026-04-07T17:40:00Z" w16du:dateUtc="2026-04-07T21:40:00Z" w:id="585">
              <w:r w:rsidDel="002A28EB">
                <w:rPr>
                  <w:color w:val="E4146E"/>
                </w:rPr>
                <w:delText>as soon as possible upon</w:delText>
              </w:r>
            </w:del>
            <w:ins w:author="Paul Peyla" w:date="2026-04-07T17:40:00Z" w16du:dateUtc="2026-04-07T21:40:00Z" w:id="586">
              <w:r w:rsidR="002A28EB">
                <w:rPr>
                  <w:color w:val="E4146E"/>
                </w:rPr>
                <w:t>during</w:t>
              </w:r>
            </w:ins>
            <w:r>
              <w:rPr>
                <w:color w:val="E4146E"/>
              </w:rPr>
              <w:t xml:space="preserve"> </w:t>
            </w:r>
            <w:del w:author="Paul Peyla" w:date="2026-04-07T17:40:00Z" w16du:dateUtc="2026-04-07T21:40:00Z" w:id="587">
              <w:r w:rsidDel="00804818">
                <w:rPr>
                  <w:color w:val="E4146E"/>
                </w:rPr>
                <w:delText>vehicle entry</w:delText>
              </w:r>
            </w:del>
            <w:ins w:author="Paul Peyla" w:date="2026-04-07T17:40:00Z" w16du:dateUtc="2026-04-07T21:40:00Z" w:id="588">
              <w:r w:rsidR="00804818">
                <w:rPr>
                  <w:color w:val="E4146E"/>
                </w:rPr>
                <w:t>a playback moment</w:t>
              </w:r>
            </w:ins>
            <w:r>
              <w:rPr>
                <w:color w:val="E4146E"/>
              </w:rPr>
              <w:t>, in accordance with relevant campaign</w:t>
            </w:r>
            <w:ins w:author="Paul Peyla" w:date="2026-04-21T11:57:00Z" w16du:dateUtc="2026-04-21T15:57:00Z" w:id="589">
              <w:r w:rsidR="00933BF0">
                <w:rPr>
                  <w:color w:val="E4146E"/>
                </w:rPr>
                <w:t xml:space="preserve"> and frequency c</w:t>
              </w:r>
            </w:ins>
            <w:ins w:author="Paul Peyla" w:date="2026-04-21T11:58:00Z" w16du:dateUtc="2026-04-21T15:58:00Z" w:id="590">
              <w:r w:rsidR="00933BF0">
                <w:rPr>
                  <w:color w:val="E4146E"/>
                </w:rPr>
                <w:t>apping</w:t>
              </w:r>
            </w:ins>
            <w:r>
              <w:rPr>
                <w:color w:val="E4146E"/>
              </w:rPr>
              <w:t xml:space="preserve"> rules</w:t>
            </w:r>
            <w:del w:author="Paul Peyla" w:date="2026-04-07T17:41:00Z" w16du:dateUtc="2026-04-07T21:41:00Z" w:id="591">
              <w:r w:rsidDel="008F5881">
                <w:rPr>
                  <w:color w:val="E4146E"/>
                </w:rPr>
                <w:delText xml:space="preserve"> and the vehicle startup sequence</w:delText>
              </w:r>
            </w:del>
            <w:r>
              <w:rPr>
                <w:color w:val="E4146E"/>
              </w:rPr>
              <w:t>.</w:t>
            </w:r>
          </w:p>
        </w:tc>
      </w:tr>
    </w:tbl>
    <w:p w:rsidR="00483286" w:rsidP="00483286" w:rsidRDefault="00483286" w14:paraId="78FB247E" w14:textId="77777777">
      <w:pPr>
        <w:rPr>
          <w:ins w:author="Paul Peyla" w:date="2026-04-08T13:22:00Z" w16du:dateUtc="2026-04-08T17:22:00Z" w:id="592"/>
        </w:rPr>
      </w:pPr>
    </w:p>
    <w:p w:rsidR="007279C0" w:rsidP="007279C0" w:rsidRDefault="007279C0" w14:paraId="4495DC36" w14:textId="30D1A971">
      <w:pPr>
        <w:spacing w:after="0"/>
        <w:rPr>
          <w:ins w:author="Paul Peyla" w:date="2026-04-08T13:23:00Z" w16du:dateUtc="2026-04-08T17:23:00Z" w:id="593"/>
        </w:rPr>
      </w:pPr>
      <w:ins w:author="Paul Peyla" w:date="2026-04-08T13:22:00Z" w16du:dateUtc="2026-04-08T17:22:00Z" w:id="594">
        <w:r>
          <w:t>Each campaign will include at least one Audio Message comprised of an audio component, with an optional image and optional textual metadata.</w:t>
        </w:r>
      </w:ins>
      <w:ins w:author="Paul Peyla" w:date="2026-04-08T13:23:00Z" w16du:dateUtc="2026-04-08T17:23:00Z" w:id="595">
        <w:r w:rsidRPr="007279C0">
          <w:t xml:space="preserve"> </w:t>
        </w:r>
        <w:r>
          <w:t>Integration of Audio Message functionality with existing HMI layouts should be straightforward, as only a simple view is required for ad image display.</w:t>
        </w:r>
      </w:ins>
    </w:p>
    <w:p w:rsidR="00AF3489" w:rsidRDefault="00AF3489" w14:paraId="0540A3FE" w14:textId="442DEC5E">
      <w:pPr>
        <w:spacing w:after="0"/>
        <w:pPrChange w:author="Paul Peyla" w:date="2026-04-08T13:25:00Z" w16du:dateUtc="2026-04-08T17:25:00Z" w:id="596">
          <w:pPr/>
        </w:pPrChange>
      </w:pPr>
    </w:p>
    <w:tbl>
      <w:tblPr>
        <w:tblW w:w="9639" w:type="dxa"/>
        <w:tblLook w:val="04A0" w:firstRow="1" w:lastRow="0" w:firstColumn="1" w:lastColumn="0" w:noHBand="0" w:noVBand="1"/>
      </w:tblPr>
      <w:tblGrid>
        <w:gridCol w:w="1134"/>
        <w:gridCol w:w="8505"/>
      </w:tblGrid>
      <w:tr w:rsidRPr="0016253F" w:rsidR="00483286" w:rsidDel="00ED18B8" w14:paraId="609754E2" w14:textId="459F51E0">
        <w:trPr>
          <w:cantSplit/>
          <w:trHeight w:val="600"/>
          <w:del w:author="Paul Peyla" w:date="2026-04-08T12:52:00Z" w:id="597"/>
        </w:trPr>
        <w:tc>
          <w:tcPr>
            <w:tcW w:w="1134" w:type="dxa"/>
            <w:tcBorders>
              <w:top w:val="nil"/>
              <w:left w:val="nil"/>
              <w:bottom w:val="nil"/>
              <w:right w:val="nil"/>
            </w:tcBorders>
            <w:shd w:val="clear" w:color="auto" w:fill="D6DCE4" w:themeFill="background2"/>
            <w:noWrap/>
            <w:vAlign w:val="center"/>
            <w:hideMark/>
          </w:tcPr>
          <w:p w:rsidRPr="002F7F52" w:rsidR="00483286" w:rsidDel="00ED18B8" w:rsidRDefault="00483286" w14:paraId="55B3EBB6" w14:textId="7BB82F0E">
            <w:pPr>
              <w:spacing w:after="0"/>
              <w:rPr>
                <w:del w:author="Paul Peyla" w:date="2026-04-08T12:52:00Z" w16du:dateUtc="2026-04-08T16:52:00Z" w:id="598"/>
                <w:color w:val="E4146E"/>
              </w:rPr>
            </w:pPr>
            <w:del w:author="Paul Peyla" w:date="2026-04-08T12:52:00Z" w16du:dateUtc="2026-04-08T16:52:00Z" w:id="599">
              <w:r w:rsidRPr="002F7F52" w:rsidDel="00ED18B8">
                <w:rPr>
                  <w:color w:val="E4146E"/>
                </w:rPr>
                <w:delText>RE</w:delText>
              </w:r>
              <w:r w:rsidRPr="002F7F52" w:rsidDel="00ED18B8" w:rsidR="00484DF3">
                <w:rPr>
                  <w:color w:val="E4146E"/>
                </w:rPr>
                <w:delText>Q</w:delText>
              </w:r>
              <w:r w:rsidRPr="002F7F52" w:rsidDel="00ED18B8">
                <w:rPr>
                  <w:color w:val="E4146E"/>
                </w:rPr>
                <w:delText>-</w:delText>
              </w:r>
              <w:r w:rsidRPr="002F7F52" w:rsidDel="00ED18B8" w:rsidR="00484DF3">
                <w:rPr>
                  <w:color w:val="E4146E"/>
                </w:rPr>
                <w:delText>5</w:delText>
              </w:r>
              <w:r w:rsidRPr="002F7F52" w:rsidDel="00ED18B8" w:rsidR="003A5CB8">
                <w:rPr>
                  <w:color w:val="E4146E"/>
                </w:rPr>
                <w:delText>1</w:delText>
              </w:r>
            </w:del>
          </w:p>
        </w:tc>
        <w:tc>
          <w:tcPr>
            <w:tcW w:w="8505" w:type="dxa"/>
            <w:tcBorders>
              <w:top w:val="nil"/>
              <w:left w:val="nil"/>
              <w:bottom w:val="nil"/>
              <w:right w:val="nil"/>
            </w:tcBorders>
            <w:vAlign w:val="center"/>
            <w:hideMark/>
          </w:tcPr>
          <w:p w:rsidRPr="002F7F52" w:rsidR="00483286" w:rsidDel="00ED18B8" w:rsidRDefault="00483286" w14:paraId="72667B5B" w14:textId="39E5F2C5">
            <w:pPr>
              <w:spacing w:after="0"/>
              <w:rPr>
                <w:del w:author="Paul Peyla" w:date="2026-04-08T12:52:00Z" w16du:dateUtc="2026-04-08T16:52:00Z" w:id="600"/>
                <w:color w:val="E4146E"/>
              </w:rPr>
            </w:pPr>
            <w:del w:author="Paul Peyla" w:date="2026-04-08T12:52:00Z" w16du:dateUtc="2026-04-08T16:52:00Z" w:id="601">
              <w:r w:rsidRPr="002F7F52" w:rsidDel="00ED18B8">
                <w:rPr>
                  <w:color w:val="E4146E"/>
                </w:rPr>
                <w:delText xml:space="preserve">Because of remote starting capabilities, </w:delText>
              </w:r>
            </w:del>
            <w:del w:author="Paul Peyla" w:date="2026-04-07T17:42:00Z" w16du:dateUtc="2026-04-07T21:42:00Z" w:id="602">
              <w:r w:rsidRPr="002F7F52" w:rsidDel="00AB1E83">
                <w:rPr>
                  <w:color w:val="E4146E"/>
                </w:rPr>
                <w:delText>welcome a</w:delText>
              </w:r>
            </w:del>
            <w:del w:author="Paul Peyla" w:date="2026-04-08T12:52:00Z" w16du:dateUtc="2026-04-08T16:52:00Z" w:id="603">
              <w:r w:rsidRPr="002F7F52" w:rsidDel="00ED18B8">
                <w:rPr>
                  <w:color w:val="E4146E"/>
                </w:rPr>
                <w:delText xml:space="preserve">udio </w:delText>
              </w:r>
            </w:del>
            <w:del w:author="Paul Peyla" w:date="2026-04-07T17:42:00Z" w16du:dateUtc="2026-04-07T21:42:00Z" w:id="604">
              <w:r w:rsidRPr="002F7F52" w:rsidDel="00AB1E83">
                <w:rPr>
                  <w:color w:val="E4146E"/>
                </w:rPr>
                <w:delText>m</w:delText>
              </w:r>
            </w:del>
            <w:del w:author="Paul Peyla" w:date="2026-04-08T12:52:00Z" w16du:dateUtc="2026-04-08T16:52:00Z" w:id="605">
              <w:r w:rsidRPr="002F7F52" w:rsidDel="00ED18B8">
                <w:rPr>
                  <w:color w:val="E4146E"/>
                </w:rPr>
                <w:delText xml:space="preserve">essage playback </w:delText>
              </w:r>
              <w:r w:rsidDel="00ED18B8" w:rsidR="000505FA">
                <w:rPr>
                  <w:color w:val="E4146E"/>
                </w:rPr>
                <w:delText>shall</w:delText>
              </w:r>
              <w:r w:rsidRPr="002F7F52" w:rsidDel="00ED18B8" w:rsidR="000505FA">
                <w:rPr>
                  <w:color w:val="E4146E"/>
                </w:rPr>
                <w:delText xml:space="preserve"> </w:delText>
              </w:r>
              <w:r w:rsidRPr="002F7F52" w:rsidDel="00ED18B8">
                <w:rPr>
                  <w:color w:val="E4146E"/>
                </w:rPr>
                <w:delText>be tied to user presence (e.g., a door opening event) to prevent playing ads when nobody is in the vehicle.</w:delText>
              </w:r>
            </w:del>
          </w:p>
        </w:tc>
      </w:tr>
    </w:tbl>
    <w:p w:rsidR="00483286" w:rsidDel="007C45ED" w:rsidP="00483286" w:rsidRDefault="00483286" w14:paraId="28A041A3" w14:textId="5CB9587E">
      <w:pPr>
        <w:rPr>
          <w:del w:author="Paul Peyla" w:date="2026-04-08T13:16:00Z" w16du:dateUtc="2026-04-08T17:16:00Z" w:id="606"/>
        </w:rPr>
      </w:pPr>
    </w:p>
    <w:tbl>
      <w:tblPr>
        <w:tblW w:w="9639" w:type="dxa"/>
        <w:tblLook w:val="04A0" w:firstRow="1" w:lastRow="0" w:firstColumn="1" w:lastColumn="0" w:noHBand="0" w:noVBand="1"/>
      </w:tblPr>
      <w:tblGrid>
        <w:gridCol w:w="1134"/>
        <w:gridCol w:w="8505"/>
      </w:tblGrid>
      <w:tr w:rsidRPr="0016253F" w:rsidR="00483286" w14:paraId="7E6D7EB7"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2702D465" w14:textId="04CB79B1">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5</w:t>
            </w:r>
            <w:r w:rsidR="000505FA">
              <w:rPr>
                <w:rFonts w:eastAsia="Times New Roman" w:cs="Times New Roman"/>
                <w:color w:val="E4146E"/>
              </w:rPr>
              <w:t>2</w:t>
            </w:r>
          </w:p>
        </w:tc>
        <w:tc>
          <w:tcPr>
            <w:tcW w:w="8505" w:type="dxa"/>
            <w:tcBorders>
              <w:top w:val="nil"/>
              <w:left w:val="nil"/>
              <w:bottom w:val="nil"/>
              <w:right w:val="nil"/>
            </w:tcBorders>
            <w:vAlign w:val="center"/>
            <w:hideMark/>
          </w:tcPr>
          <w:p w:rsidRPr="0016253F" w:rsidR="00483286" w:rsidRDefault="00483286" w14:paraId="329AF9CA" w14:textId="546CA9B9">
            <w:pPr>
              <w:spacing w:after="0"/>
              <w:rPr>
                <w:rFonts w:eastAsia="Times New Roman" w:cs="Times New Roman"/>
                <w:color w:val="E4146E"/>
              </w:rPr>
            </w:pPr>
            <w:r w:rsidRPr="00FB3B9F">
              <w:rPr>
                <w:color w:val="E4146E"/>
              </w:rPr>
              <w:t xml:space="preserve">The DTS AutoStage </w:t>
            </w:r>
            <w:r>
              <w:rPr>
                <w:color w:val="E4146E"/>
              </w:rPr>
              <w:t>R</w:t>
            </w:r>
            <w:r w:rsidRPr="00FB3B9F">
              <w:rPr>
                <w:color w:val="E4146E"/>
              </w:rPr>
              <w:t>eceiver shall be capable of playing a</w:t>
            </w:r>
            <w:ins w:author="Paul Peyla" w:date="2026-04-07T17:44:00Z" w16du:dateUtc="2026-04-07T21:44:00Z" w:id="607">
              <w:r w:rsidR="00D273B4">
                <w:rPr>
                  <w:color w:val="E4146E"/>
                </w:rPr>
                <w:t>n</w:t>
              </w:r>
            </w:ins>
            <w:r w:rsidRPr="00FB3B9F">
              <w:rPr>
                <w:color w:val="E4146E"/>
              </w:rPr>
              <w:t xml:space="preserve"> </w:t>
            </w:r>
            <w:del w:author="Paul Peyla" w:date="2026-04-07T17:44:00Z" w16du:dateUtc="2026-04-07T21:44:00Z" w:id="608">
              <w:r w:rsidRPr="00FB3B9F" w:rsidDel="00D273B4">
                <w:rPr>
                  <w:color w:val="E4146E"/>
                </w:rPr>
                <w:delText>welcome a</w:delText>
              </w:r>
            </w:del>
            <w:ins w:author="Paul Peyla" w:date="2026-04-07T17:44:00Z" w16du:dateUtc="2026-04-07T21:44:00Z" w:id="609">
              <w:r w:rsidR="00D273B4">
                <w:rPr>
                  <w:color w:val="E4146E"/>
                </w:rPr>
                <w:t>A</w:t>
              </w:r>
            </w:ins>
            <w:r w:rsidRPr="00FB3B9F">
              <w:rPr>
                <w:color w:val="E4146E"/>
              </w:rPr>
              <w:t xml:space="preserve">udio </w:t>
            </w:r>
            <w:del w:author="Paul Peyla" w:date="2026-04-07T17:44:00Z" w16du:dateUtc="2026-04-07T21:44:00Z" w:id="610">
              <w:r w:rsidRPr="00FB3B9F" w:rsidDel="00D273B4">
                <w:rPr>
                  <w:color w:val="E4146E"/>
                </w:rPr>
                <w:delText>m</w:delText>
              </w:r>
            </w:del>
            <w:ins w:author="Paul Peyla" w:date="2026-04-07T17:44:00Z" w16du:dateUtc="2026-04-07T21:44:00Z" w:id="611">
              <w:r w:rsidR="00D273B4">
                <w:rPr>
                  <w:color w:val="E4146E"/>
                </w:rPr>
                <w:t>M</w:t>
              </w:r>
            </w:ins>
            <w:r w:rsidRPr="00FB3B9F">
              <w:rPr>
                <w:color w:val="E4146E"/>
              </w:rPr>
              <w:t xml:space="preserve">essage’s audio component and, if included, shall render any associated images and textual metadata on the </w:t>
            </w:r>
            <w:r w:rsidR="00343535">
              <w:rPr>
                <w:color w:val="E4146E"/>
              </w:rPr>
              <w:t>primary</w:t>
            </w:r>
            <w:r w:rsidRPr="00FB3B9F" w:rsidR="00343535">
              <w:rPr>
                <w:color w:val="E4146E"/>
              </w:rPr>
              <w:t xml:space="preserve"> </w:t>
            </w:r>
            <w:r w:rsidRPr="00FB3B9F">
              <w:rPr>
                <w:color w:val="E4146E"/>
              </w:rPr>
              <w:t>vehicle display.</w:t>
            </w:r>
          </w:p>
        </w:tc>
      </w:tr>
    </w:tbl>
    <w:p w:rsidR="00483286" w:rsidP="00483286" w:rsidRDefault="00483286" w14:paraId="49A3257F" w14:textId="77777777">
      <w:pPr>
        <w:spacing w:after="0"/>
      </w:pPr>
    </w:p>
    <w:p w:rsidR="00483286" w:rsidDel="007279C0" w:rsidRDefault="00483286" w14:paraId="12E24C16" w14:textId="38202771">
      <w:pPr>
        <w:spacing w:after="0"/>
        <w:rPr>
          <w:del w:author="Paul Peyla" w:date="2026-04-08T13:23:00Z" w16du:dateUtc="2026-04-08T17:23:00Z" w:id="612"/>
        </w:rPr>
        <w:pPrChange w:author="Paul Peyla" w:date="2026-04-08T13:17:00Z" w16du:dateUtc="2026-04-08T17:17:00Z" w:id="613">
          <w:pPr/>
        </w:pPrChange>
      </w:pPr>
      <w:del w:author="Paul Peyla" w:date="2026-04-08T13:23:00Z" w16du:dateUtc="2026-04-08T17:23:00Z" w:id="614">
        <w:r w:rsidDel="007279C0">
          <w:delText xml:space="preserve">Integration of </w:delText>
        </w:r>
      </w:del>
      <w:del w:author="Paul Peyla" w:date="2026-04-07T17:44:00Z" w16du:dateUtc="2026-04-07T21:44:00Z" w:id="615">
        <w:r w:rsidDel="00D273B4">
          <w:delText>welcome a</w:delText>
        </w:r>
      </w:del>
      <w:del w:author="Paul Peyla" w:date="2026-04-08T13:23:00Z" w16du:dateUtc="2026-04-08T17:23:00Z" w:id="616">
        <w:r w:rsidDel="007279C0">
          <w:delText xml:space="preserve">udio </w:delText>
        </w:r>
      </w:del>
      <w:del w:author="Paul Peyla" w:date="2026-04-07T17:44:00Z" w16du:dateUtc="2026-04-07T21:44:00Z" w:id="617">
        <w:r w:rsidDel="00D273B4">
          <w:delText>mes</w:delText>
        </w:r>
      </w:del>
      <w:del w:author="Paul Peyla" w:date="2026-04-08T13:23:00Z" w16du:dateUtc="2026-04-08T17:23:00Z" w:id="618">
        <w:r w:rsidDel="007279C0">
          <w:delText>sage functionality with existing HMI layouts should be straightforward, as only a simple view is required for ad image display.</w:delText>
        </w:r>
      </w:del>
    </w:p>
    <w:p w:rsidR="00483286" w:rsidP="00483286" w:rsidRDefault="00483286" w14:paraId="0E8D9E65" w14:textId="77777777">
      <w:pPr>
        <w:spacing w:after="0"/>
      </w:pPr>
    </w:p>
    <w:tbl>
      <w:tblPr>
        <w:tblW w:w="9639" w:type="dxa"/>
        <w:tblLook w:val="04A0" w:firstRow="1" w:lastRow="0" w:firstColumn="1" w:lastColumn="0" w:noHBand="0" w:noVBand="1"/>
      </w:tblPr>
      <w:tblGrid>
        <w:gridCol w:w="1134"/>
        <w:gridCol w:w="8505"/>
      </w:tblGrid>
      <w:tr w:rsidRPr="0016253F" w:rsidR="00483286" w14:paraId="04EF3CDB"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6A023738" w14:textId="0BB873D5">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5</w:t>
            </w:r>
            <w:r w:rsidR="000505FA">
              <w:rPr>
                <w:rFonts w:eastAsia="Times New Roman" w:cs="Times New Roman"/>
                <w:color w:val="E4146E"/>
              </w:rPr>
              <w:t>3</w:t>
            </w:r>
          </w:p>
        </w:tc>
        <w:tc>
          <w:tcPr>
            <w:tcW w:w="8505" w:type="dxa"/>
            <w:tcBorders>
              <w:top w:val="nil"/>
              <w:left w:val="nil"/>
              <w:bottom w:val="nil"/>
              <w:right w:val="nil"/>
            </w:tcBorders>
            <w:vAlign w:val="center"/>
            <w:hideMark/>
          </w:tcPr>
          <w:p w:rsidRPr="0016253F" w:rsidR="00483286" w:rsidRDefault="00483286" w14:paraId="720D57D3" w14:textId="1A080507">
            <w:pPr>
              <w:spacing w:after="0"/>
              <w:rPr>
                <w:rFonts w:eastAsia="Times New Roman" w:cs="Times New Roman"/>
                <w:color w:val="E4146E"/>
              </w:rPr>
            </w:pPr>
            <w:r w:rsidRPr="00FB3B9F">
              <w:rPr>
                <w:rFonts w:eastAsia="Times New Roman" w:cs="Times New Roman"/>
                <w:color w:val="E4146E"/>
              </w:rPr>
              <w:t xml:space="preserve">The DTS AutoStage </w:t>
            </w:r>
            <w:r>
              <w:rPr>
                <w:rFonts w:eastAsia="Times New Roman" w:cs="Times New Roman"/>
                <w:color w:val="E4146E"/>
              </w:rPr>
              <w:t>R</w:t>
            </w:r>
            <w:r w:rsidRPr="00FB3B9F">
              <w:rPr>
                <w:rFonts w:eastAsia="Times New Roman" w:cs="Times New Roman"/>
                <w:color w:val="E4146E"/>
              </w:rPr>
              <w:t xml:space="preserve">eceiver shall play </w:t>
            </w:r>
            <w:del w:author="Paul Peyla" w:date="2026-04-07T17:45:00Z" w16du:dateUtc="2026-04-07T21:45:00Z" w:id="619">
              <w:r w:rsidRPr="00FB3B9F" w:rsidDel="004837FD">
                <w:rPr>
                  <w:rFonts w:eastAsia="Times New Roman" w:cs="Times New Roman"/>
                  <w:color w:val="E4146E"/>
                </w:rPr>
                <w:delText>welcome a</w:delText>
              </w:r>
            </w:del>
            <w:ins w:author="Paul Peyla" w:date="2026-04-07T17:45:00Z" w16du:dateUtc="2026-04-07T21:45:00Z" w:id="620">
              <w:r w:rsidR="004837FD">
                <w:rPr>
                  <w:rFonts w:eastAsia="Times New Roman" w:cs="Times New Roman"/>
                  <w:color w:val="E4146E"/>
                </w:rPr>
                <w:t>A</w:t>
              </w:r>
            </w:ins>
            <w:r w:rsidRPr="00FB3B9F">
              <w:rPr>
                <w:rFonts w:eastAsia="Times New Roman" w:cs="Times New Roman"/>
                <w:color w:val="E4146E"/>
              </w:rPr>
              <w:t xml:space="preserve">udio </w:t>
            </w:r>
            <w:ins w:author="Paul Peyla" w:date="2026-04-07T17:45:00Z" w16du:dateUtc="2026-04-07T21:45:00Z" w:id="621">
              <w:r w:rsidR="004837FD">
                <w:rPr>
                  <w:rFonts w:eastAsia="Times New Roman" w:cs="Times New Roman"/>
                  <w:color w:val="E4146E"/>
                </w:rPr>
                <w:t>M</w:t>
              </w:r>
            </w:ins>
            <w:del w:author="Paul Peyla" w:date="2026-04-07T17:45:00Z" w16du:dateUtc="2026-04-07T21:45:00Z" w:id="622">
              <w:r w:rsidRPr="00FB3B9F" w:rsidDel="004837FD">
                <w:rPr>
                  <w:rFonts w:eastAsia="Times New Roman" w:cs="Times New Roman"/>
                  <w:color w:val="E4146E"/>
                </w:rPr>
                <w:delText>m</w:delText>
              </w:r>
            </w:del>
            <w:r w:rsidRPr="00FB3B9F">
              <w:rPr>
                <w:rFonts w:eastAsia="Times New Roman" w:cs="Times New Roman"/>
                <w:color w:val="E4146E"/>
              </w:rPr>
              <w:t>essages for all users, regardless of which user is currently logged in.</w:t>
            </w:r>
          </w:p>
        </w:tc>
      </w:tr>
    </w:tbl>
    <w:p w:rsidR="00483286" w:rsidP="00483286" w:rsidRDefault="00483286" w14:paraId="68FE5321" w14:textId="77777777">
      <w:pPr>
        <w:spacing w:after="0"/>
        <w:rPr>
          <w:ins w:author="Paul Peyla" w:date="2026-04-21T11:29:00Z" w16du:dateUtc="2026-04-21T15:29:00Z" w:id="623"/>
          <w:b/>
          <w:bCs/>
          <w:u w:val="single"/>
        </w:rPr>
      </w:pPr>
    </w:p>
    <w:p w:rsidR="00AF3489" w:rsidP="00483286" w:rsidRDefault="00AF3489" w14:paraId="517A7F3E" w14:textId="77777777">
      <w:pPr>
        <w:spacing w:after="0"/>
        <w:rPr>
          <w:ins w:author="Paul Peyla" w:date="2026-04-08T13:21:00Z" w16du:dateUtc="2026-04-08T17:21:00Z" w:id="624"/>
          <w:b/>
          <w:bCs/>
          <w:u w:val="single"/>
        </w:rPr>
      </w:pPr>
    </w:p>
    <w:tbl>
      <w:tblPr>
        <w:tblW w:w="9639" w:type="dxa"/>
        <w:tblLook w:val="04A0" w:firstRow="1" w:lastRow="0" w:firstColumn="1" w:lastColumn="0" w:noHBand="0" w:noVBand="1"/>
      </w:tblPr>
      <w:tblGrid>
        <w:gridCol w:w="1134"/>
        <w:gridCol w:w="8505"/>
      </w:tblGrid>
      <w:tr w:rsidRPr="0016253F" w:rsidR="00AF3489" w:rsidTr="00110B32" w14:paraId="401711D1" w14:textId="77777777">
        <w:trPr>
          <w:cantSplit/>
          <w:trHeight w:val="600"/>
          <w:ins w:author="Paul Peyla" w:date="2026-04-08T13:21:00Z" w:id="625"/>
        </w:trPr>
        <w:tc>
          <w:tcPr>
            <w:tcW w:w="1134" w:type="dxa"/>
            <w:tcBorders>
              <w:top w:val="nil"/>
              <w:left w:val="nil"/>
              <w:bottom w:val="nil"/>
              <w:right w:val="nil"/>
            </w:tcBorders>
            <w:shd w:val="clear" w:color="auto" w:fill="D6DCE4" w:themeFill="background2"/>
            <w:noWrap/>
            <w:vAlign w:val="center"/>
            <w:hideMark/>
          </w:tcPr>
          <w:p w:rsidRPr="00C6094A" w:rsidR="00AF3489" w:rsidP="00110B32" w:rsidRDefault="00AF3489" w14:paraId="473112D8" w14:textId="77777777">
            <w:pPr>
              <w:spacing w:after="0"/>
              <w:rPr>
                <w:ins w:author="Paul Peyla" w:date="2026-04-08T13:21:00Z" w16du:dateUtc="2026-04-08T17:21:00Z" w:id="626"/>
                <w:rFonts w:eastAsia="Times New Roman" w:cs="Times New Roman"/>
                <w:color w:val="E4146E"/>
              </w:rPr>
            </w:pPr>
            <w:ins w:author="Paul Peyla" w:date="2026-04-08T13:21:00Z" w16du:dateUtc="2026-04-08T17:21:00Z" w:id="627">
              <w:r w:rsidRPr="00C6094A">
                <w:rPr>
                  <w:rFonts w:eastAsia="Times New Roman" w:cs="Times New Roman"/>
                  <w:color w:val="E4146E"/>
                </w:rPr>
                <w:t>REQ-5</w:t>
              </w:r>
              <w:r>
                <w:rPr>
                  <w:rFonts w:eastAsia="Times New Roman" w:cs="Times New Roman"/>
                  <w:color w:val="E4146E"/>
                </w:rPr>
                <w:t>6</w:t>
              </w:r>
            </w:ins>
          </w:p>
        </w:tc>
        <w:tc>
          <w:tcPr>
            <w:tcW w:w="8505" w:type="dxa"/>
            <w:tcBorders>
              <w:top w:val="nil"/>
              <w:left w:val="nil"/>
              <w:bottom w:val="nil"/>
              <w:right w:val="nil"/>
            </w:tcBorders>
            <w:vAlign w:val="center"/>
            <w:hideMark/>
          </w:tcPr>
          <w:p w:rsidRPr="00C6094A" w:rsidR="00AF3489" w:rsidP="00110B32" w:rsidRDefault="00AF3489" w14:paraId="40ACCBE6" w14:textId="77777777">
            <w:pPr>
              <w:spacing w:after="0"/>
              <w:rPr>
                <w:ins w:author="Paul Peyla" w:date="2026-04-08T13:21:00Z" w16du:dateUtc="2026-04-08T17:21:00Z" w:id="628"/>
                <w:rFonts w:eastAsia="Times New Roman" w:cs="Times New Roman"/>
                <w:color w:val="E4146E"/>
              </w:rPr>
            </w:pPr>
            <w:ins w:author="Paul Peyla" w:date="2026-04-08T13:21:00Z" w16du:dateUtc="2026-04-08T17:21:00Z" w:id="629">
              <w:r w:rsidRPr="00C6094A">
                <w:rPr>
                  <w:color w:val="E4146E"/>
                </w:rPr>
                <w:t xml:space="preserve">The DTS AutoStage Receiver shall not mute or obscure </w:t>
              </w:r>
              <w:r>
                <w:rPr>
                  <w:color w:val="E4146E"/>
                </w:rPr>
                <w:t>A</w:t>
              </w:r>
              <w:r w:rsidRPr="00C6094A">
                <w:rPr>
                  <w:color w:val="E4146E"/>
                </w:rPr>
                <w:t xml:space="preserve">udio </w:t>
              </w:r>
              <w:r>
                <w:rPr>
                  <w:color w:val="E4146E"/>
                </w:rPr>
                <w:t>M</w:t>
              </w:r>
              <w:r w:rsidRPr="00C6094A">
                <w:rPr>
                  <w:color w:val="E4146E"/>
                </w:rPr>
                <w:t xml:space="preserve">essages with other </w:t>
              </w:r>
              <w:r>
                <w:rPr>
                  <w:color w:val="E4146E"/>
                </w:rPr>
                <w:t xml:space="preserve">non-safety-related </w:t>
              </w:r>
              <w:r w:rsidRPr="00C6094A">
                <w:rPr>
                  <w:color w:val="E4146E"/>
                </w:rPr>
                <w:t>sounds (e.g., welcome messages, auxiliary audio, etc.).</w:t>
              </w:r>
            </w:ins>
          </w:p>
        </w:tc>
      </w:tr>
    </w:tbl>
    <w:p w:rsidR="00A83F48" w:rsidP="00A83F48" w:rsidRDefault="00A83F48" w14:paraId="00A87FA7" w14:textId="77777777">
      <w:pPr>
        <w:spacing w:after="0"/>
        <w:rPr>
          <w:ins w:author="Paul Peyla" w:date="2026-04-21T11:33:00Z" w16du:dateUtc="2026-04-21T15:33:00Z" w:id="630"/>
        </w:rPr>
      </w:pPr>
    </w:p>
    <w:p w:rsidR="00A83F48" w:rsidP="00A83F48" w:rsidRDefault="00A83F48" w14:paraId="2CA36F76" w14:textId="77777777">
      <w:pPr>
        <w:spacing w:after="0"/>
        <w:rPr>
          <w:ins w:author="Paul Peyla" w:date="2026-04-21T11:32:00Z" w16du:dateUtc="2026-04-21T15:32:00Z" w:id="631"/>
        </w:rPr>
        <w:pPrChange w:author="Paul Peyla" w:date="2026-04-21T11:32:00Z" w16du:dateUtc="2026-04-21T15:32:00Z" w:id="632">
          <w:pPr/>
        </w:pPrChange>
      </w:pPr>
    </w:p>
    <w:tbl>
      <w:tblPr>
        <w:tblW w:w="9639" w:type="dxa"/>
        <w:tblLook w:val="04A0" w:firstRow="1" w:lastRow="0" w:firstColumn="1" w:lastColumn="0" w:noHBand="0" w:noVBand="1"/>
      </w:tblPr>
      <w:tblGrid>
        <w:gridCol w:w="1134"/>
        <w:gridCol w:w="8505"/>
      </w:tblGrid>
      <w:tr w:rsidRPr="00C6094A" w:rsidR="00A83F48" w:rsidTr="003C62C2" w14:paraId="220DF291" w14:textId="77777777">
        <w:trPr>
          <w:cantSplit/>
          <w:trHeight w:val="600"/>
          <w:ins w:author="Paul Peyla" w:date="2026-04-21T11:32:00Z" w16du:dateUtc="2026-04-21T15:32:00Z" w:id="633"/>
        </w:trPr>
        <w:tc>
          <w:tcPr>
            <w:tcW w:w="1134" w:type="dxa"/>
            <w:tcBorders>
              <w:top w:val="nil"/>
              <w:left w:val="nil"/>
              <w:bottom w:val="nil"/>
              <w:right w:val="nil"/>
            </w:tcBorders>
            <w:shd w:val="clear" w:color="auto" w:fill="D6DCE4" w:themeFill="background2"/>
            <w:noWrap/>
            <w:vAlign w:val="center"/>
            <w:hideMark/>
          </w:tcPr>
          <w:p w:rsidRPr="00C6094A" w:rsidR="00A83F48" w:rsidP="003C62C2" w:rsidRDefault="00A83F48" w14:paraId="0ACCB1E6" w14:textId="6714FA71">
            <w:pPr>
              <w:spacing w:after="0"/>
              <w:rPr>
                <w:ins w:author="Paul Peyla" w:date="2026-04-21T11:32:00Z" w16du:dateUtc="2026-04-21T15:32:00Z" w:id="634"/>
                <w:rFonts w:eastAsia="Times New Roman" w:cs="Times New Roman"/>
                <w:color w:val="E4146E"/>
              </w:rPr>
            </w:pPr>
            <w:ins w:author="Paul Peyla" w:date="2026-04-21T11:32:00Z" w16du:dateUtc="2026-04-21T15:32:00Z" w:id="635">
              <w:r w:rsidRPr="00C6094A">
                <w:rPr>
                  <w:rFonts w:eastAsia="Times New Roman" w:cs="Times New Roman"/>
                  <w:color w:val="E4146E"/>
                </w:rPr>
                <w:t>REQ-</w:t>
              </w:r>
            </w:ins>
            <w:ins w:author="Paul Peyla" w:date="2026-04-21T11:33:00Z" w16du:dateUtc="2026-04-21T15:33:00Z" w:id="636">
              <w:r>
                <w:rPr>
                  <w:rFonts w:eastAsia="Times New Roman" w:cs="Times New Roman"/>
                  <w:color w:val="E4146E"/>
                </w:rPr>
                <w:t>7</w:t>
              </w:r>
            </w:ins>
            <w:ins w:author="Paul Peyla" w:date="2026-04-21T11:34:00Z" w16du:dateUtc="2026-04-21T15:34:00Z" w:id="637">
              <w:r w:rsidR="00BF520B">
                <w:rPr>
                  <w:rFonts w:eastAsia="Times New Roman" w:cs="Times New Roman"/>
                  <w:color w:val="E4146E"/>
                </w:rPr>
                <w:t>7</w:t>
              </w:r>
            </w:ins>
          </w:p>
        </w:tc>
        <w:tc>
          <w:tcPr>
            <w:tcW w:w="8505" w:type="dxa"/>
            <w:tcBorders>
              <w:top w:val="nil"/>
              <w:left w:val="nil"/>
              <w:bottom w:val="nil"/>
              <w:right w:val="nil"/>
            </w:tcBorders>
            <w:vAlign w:val="center"/>
            <w:hideMark/>
          </w:tcPr>
          <w:p w:rsidRPr="001A3669" w:rsidR="00BF520B" w:rsidP="00BF520B" w:rsidRDefault="00833CDF" w14:paraId="657C218F" w14:textId="7017BF53">
            <w:pPr>
              <w:spacing w:after="0"/>
              <w:rPr>
                <w:ins w:author="Paul Peyla" w:date="2026-04-21T11:34:00Z" w16du:dateUtc="2026-04-21T15:34:00Z" w:id="638"/>
                <w:color w:val="E4146E"/>
              </w:rPr>
            </w:pPr>
            <w:ins w:author="Paul Peyla" w:date="2026-04-21T11:36:00Z" w16du:dateUtc="2026-04-21T15:36:00Z" w:id="639">
              <w:r>
                <w:rPr>
                  <w:color w:val="E4146E"/>
                </w:rPr>
                <w:t>T</w:t>
              </w:r>
              <w:r w:rsidRPr="001A3669">
                <w:rPr>
                  <w:color w:val="E4146E"/>
                </w:rPr>
                <w:t>o ensure audibility</w:t>
              </w:r>
              <w:r>
                <w:rPr>
                  <w:color w:val="E4146E"/>
                </w:rPr>
                <w:t>,</w:t>
              </w:r>
              <w:r w:rsidRPr="001A3669">
                <w:rPr>
                  <w:color w:val="E4146E"/>
                </w:rPr>
                <w:t xml:space="preserve"> </w:t>
              </w:r>
            </w:ins>
            <w:ins w:author="Paul Peyla" w:date="2026-04-21T11:34:00Z" w16du:dateUtc="2026-04-21T15:34:00Z" w:id="640">
              <w:r w:rsidRPr="001A3669" w:rsidR="00BF520B">
                <w:rPr>
                  <w:color w:val="E4146E"/>
                </w:rPr>
                <w:t>The DTS AutoStage Receiver shall respect OEM-defined minimum volumes while playing Audio Messages.</w:t>
              </w:r>
            </w:ins>
          </w:p>
          <w:p w:rsidRPr="00C6094A" w:rsidR="00A83F48" w:rsidP="003C62C2" w:rsidRDefault="00A83F48" w14:paraId="69D16B4A" w14:textId="662059EA">
            <w:pPr>
              <w:spacing w:after="0"/>
              <w:rPr>
                <w:ins w:author="Paul Peyla" w:date="2026-04-21T11:32:00Z" w16du:dateUtc="2026-04-21T15:32:00Z" w:id="641"/>
                <w:rFonts w:eastAsia="Times New Roman" w:cs="Times New Roman"/>
                <w:color w:val="E4146E"/>
              </w:rPr>
            </w:pPr>
          </w:p>
        </w:tc>
      </w:tr>
    </w:tbl>
    <w:p w:rsidR="00962F83" w:rsidP="00AF3489" w:rsidRDefault="00962F83" w14:paraId="501361E8" w14:textId="77777777">
      <w:pPr>
        <w:rPr>
          <w:ins w:author="Paul Peyla" w:date="2026-04-08T13:21:00Z" w16du:dateUtc="2026-04-08T17:21:00Z" w:id="642"/>
        </w:rPr>
      </w:pPr>
    </w:p>
    <w:tbl>
      <w:tblPr>
        <w:tblW w:w="9639" w:type="dxa"/>
        <w:tblLook w:val="04A0" w:firstRow="1" w:lastRow="0" w:firstColumn="1" w:lastColumn="0" w:noHBand="0" w:noVBand="1"/>
      </w:tblPr>
      <w:tblGrid>
        <w:gridCol w:w="1134"/>
        <w:gridCol w:w="8505"/>
      </w:tblGrid>
      <w:tr w:rsidRPr="0016253F" w:rsidR="00AF3489" w:rsidTr="00110B32" w14:paraId="6FD1502A" w14:textId="77777777">
        <w:trPr>
          <w:cantSplit/>
          <w:trHeight w:val="600"/>
          <w:ins w:author="Paul Peyla" w:date="2026-04-08T13:21:00Z" w:id="643"/>
        </w:trPr>
        <w:tc>
          <w:tcPr>
            <w:tcW w:w="1134" w:type="dxa"/>
            <w:tcBorders>
              <w:top w:val="nil"/>
              <w:left w:val="nil"/>
              <w:bottom w:val="nil"/>
              <w:right w:val="nil"/>
            </w:tcBorders>
            <w:shd w:val="clear" w:color="auto" w:fill="D6DCE4" w:themeFill="background2"/>
            <w:noWrap/>
            <w:vAlign w:val="center"/>
            <w:hideMark/>
          </w:tcPr>
          <w:p w:rsidRPr="009D1070" w:rsidR="00AF3489" w:rsidP="00110B32" w:rsidRDefault="00AF3489" w14:paraId="129FD91A" w14:textId="77777777">
            <w:pPr>
              <w:spacing w:after="0"/>
              <w:rPr>
                <w:ins w:author="Paul Peyla" w:date="2026-04-08T13:21:00Z" w16du:dateUtc="2026-04-08T17:21:00Z" w:id="644"/>
                <w:rFonts w:eastAsia="Times New Roman" w:cs="Times New Roman"/>
                <w:color w:val="7030A0"/>
              </w:rPr>
            </w:pPr>
            <w:ins w:author="Paul Peyla" w:date="2026-04-08T13:21:00Z" w16du:dateUtc="2026-04-08T17:21:00Z" w:id="645">
              <w:r w:rsidRPr="009D1070">
                <w:rPr>
                  <w:rFonts w:eastAsia="Times New Roman" w:cs="Times New Roman"/>
                  <w:color w:val="7030A0"/>
                </w:rPr>
                <w:t>REC-</w:t>
              </w:r>
              <w:r>
                <w:rPr>
                  <w:rFonts w:eastAsia="Times New Roman" w:cs="Times New Roman"/>
                  <w:color w:val="7030A0"/>
                </w:rPr>
                <w:t>12</w:t>
              </w:r>
            </w:ins>
          </w:p>
        </w:tc>
        <w:tc>
          <w:tcPr>
            <w:tcW w:w="8505" w:type="dxa"/>
            <w:tcBorders>
              <w:top w:val="nil"/>
              <w:left w:val="nil"/>
              <w:bottom w:val="nil"/>
              <w:right w:val="nil"/>
            </w:tcBorders>
            <w:vAlign w:val="center"/>
            <w:hideMark/>
          </w:tcPr>
          <w:p w:rsidRPr="009D1070" w:rsidR="00AF3489" w:rsidP="00110B32" w:rsidRDefault="00AF3489" w14:paraId="1958696E" w14:textId="6CE41F8E">
            <w:pPr>
              <w:spacing w:after="0"/>
              <w:rPr>
                <w:ins w:author="Paul Peyla" w:date="2026-04-08T13:21:00Z" w16du:dateUtc="2026-04-08T17:21:00Z" w:id="646"/>
                <w:rFonts w:eastAsia="Times New Roman" w:cs="Times New Roman"/>
                <w:color w:val="7030A0"/>
              </w:rPr>
            </w:pPr>
            <w:ins w:author="Paul Peyla" w:date="2026-04-08T13:21:00Z" w16du:dateUtc="2026-04-08T17:21:00Z" w:id="647">
              <w:r w:rsidRPr="009D1070">
                <w:rPr>
                  <w:rFonts w:eastAsia="Times New Roman" w:cs="Times New Roman"/>
                  <w:color w:val="7030A0"/>
                </w:rPr>
                <w:t xml:space="preserve">The DTS AutoStage Receiver may allow user control over the volume of </w:t>
              </w:r>
              <w:r>
                <w:rPr>
                  <w:rFonts w:eastAsia="Times New Roman" w:cs="Times New Roman"/>
                  <w:color w:val="7030A0"/>
                </w:rPr>
                <w:t>Audio Messages</w:t>
              </w:r>
              <w:r w:rsidRPr="009D1070">
                <w:rPr>
                  <w:rFonts w:eastAsia="Times New Roman" w:cs="Times New Roman"/>
                  <w:color w:val="7030A0"/>
                </w:rPr>
                <w:t xml:space="preserve">, </w:t>
              </w:r>
              <w:r>
                <w:rPr>
                  <w:rFonts w:eastAsia="Times New Roman" w:cs="Times New Roman"/>
                  <w:color w:val="7030A0"/>
                </w:rPr>
                <w:t xml:space="preserve">provided the volume remains above </w:t>
              </w:r>
            </w:ins>
            <w:ins w:author="Paul Peyla" w:date="2026-04-21T11:35:00Z" w16du:dateUtc="2026-04-21T15:35:00Z" w:id="648">
              <w:r w:rsidR="004B1E8C">
                <w:rPr>
                  <w:rFonts w:eastAsia="Times New Roman" w:cs="Times New Roman"/>
                  <w:color w:val="7030A0"/>
                </w:rPr>
                <w:t>the OEM-defined</w:t>
              </w:r>
            </w:ins>
            <w:ins w:author="Paul Peyla" w:date="2026-04-08T13:21:00Z" w16du:dateUtc="2026-04-08T17:21:00Z" w:id="649">
              <w:r>
                <w:rPr>
                  <w:rFonts w:eastAsia="Times New Roman" w:cs="Times New Roman"/>
                  <w:color w:val="7030A0"/>
                </w:rPr>
                <w:t xml:space="preserve"> minimum audible level.</w:t>
              </w:r>
            </w:ins>
          </w:p>
        </w:tc>
      </w:tr>
    </w:tbl>
    <w:p w:rsidR="00AF3489" w:rsidRDefault="00AF3489" w14:paraId="4BFD45BB" w14:textId="77777777">
      <w:pPr>
        <w:spacing w:after="0"/>
        <w:rPr>
          <w:ins w:author="Paul Peyla" w:date="2026-04-08T13:25:00Z" w16du:dateUtc="2026-04-08T17:25:00Z" w:id="650"/>
        </w:rPr>
        <w:pPrChange w:author="Paul Peyla" w:date="2026-04-08T13:25:00Z" w16du:dateUtc="2026-04-08T17:25:00Z" w:id="651">
          <w:pPr/>
        </w:pPrChange>
      </w:pPr>
    </w:p>
    <w:p w:rsidR="004D3B71" w:rsidRDefault="004D3B71" w14:paraId="18CE1AF1" w14:textId="77777777">
      <w:pPr>
        <w:spacing w:after="0"/>
        <w:rPr>
          <w:ins w:author="Paul Peyla" w:date="2026-04-08T13:25:00Z" w16du:dateUtc="2026-04-08T17:25:00Z" w:id="652"/>
        </w:rPr>
        <w:pPrChange w:author="Paul Peyla" w:date="2026-04-08T13:25:00Z" w16du:dateUtc="2026-04-08T17:25:00Z" w:id="653">
          <w:pPr/>
        </w:pPrChange>
      </w:pPr>
      <w:ins w:author="Paul Peyla" w:date="2026-04-08T13:25:00Z" w16du:dateUtc="2026-04-08T17:25:00Z" w:id="654">
        <w:r>
          <w:t>Circumstances may arise in which an advertiser may desire to immediately stop playing certain ads.</w:t>
        </w:r>
      </w:ins>
    </w:p>
    <w:p w:rsidR="004D3B71" w:rsidRDefault="004D3B71" w14:paraId="2122C285" w14:textId="77777777">
      <w:pPr>
        <w:spacing w:after="0"/>
        <w:rPr>
          <w:ins w:author="Paul Peyla" w:date="2026-04-08T13:21:00Z" w16du:dateUtc="2026-04-08T17:21:00Z" w:id="655"/>
        </w:rPr>
        <w:pPrChange w:author="Paul Peyla" w:date="2026-04-08T13:25:00Z" w16du:dateUtc="2026-04-08T17:25:00Z" w:id="656">
          <w:pPr/>
        </w:pPrChange>
      </w:pPr>
    </w:p>
    <w:tbl>
      <w:tblPr>
        <w:tblW w:w="9639" w:type="dxa"/>
        <w:tblLook w:val="04A0" w:firstRow="1" w:lastRow="0" w:firstColumn="1" w:lastColumn="0" w:noHBand="0" w:noVBand="1"/>
      </w:tblPr>
      <w:tblGrid>
        <w:gridCol w:w="1134"/>
        <w:gridCol w:w="8505"/>
      </w:tblGrid>
      <w:tr w:rsidRPr="0016253F" w:rsidR="00AF3489" w:rsidTr="00110B32" w14:paraId="5DA9C3FE" w14:textId="77777777">
        <w:trPr>
          <w:cantSplit/>
          <w:trHeight w:val="600"/>
          <w:ins w:author="Paul Peyla" w:date="2026-04-08T13:21:00Z" w:id="657"/>
        </w:trPr>
        <w:tc>
          <w:tcPr>
            <w:tcW w:w="1134" w:type="dxa"/>
            <w:tcBorders>
              <w:top w:val="nil"/>
              <w:left w:val="nil"/>
              <w:bottom w:val="nil"/>
              <w:right w:val="nil"/>
            </w:tcBorders>
            <w:shd w:val="clear" w:color="auto" w:fill="D6DCE4" w:themeFill="background2"/>
            <w:noWrap/>
            <w:vAlign w:val="center"/>
            <w:hideMark/>
          </w:tcPr>
          <w:p w:rsidRPr="00C6094A" w:rsidR="00AF3489" w:rsidP="00110B32" w:rsidRDefault="00AF3489" w14:paraId="4E68F51E" w14:textId="77777777">
            <w:pPr>
              <w:spacing w:after="0"/>
              <w:rPr>
                <w:ins w:author="Paul Peyla" w:date="2026-04-08T13:21:00Z" w16du:dateUtc="2026-04-08T17:21:00Z" w:id="658"/>
                <w:rFonts w:eastAsia="Times New Roman" w:cs="Times New Roman"/>
                <w:color w:val="E4146E"/>
              </w:rPr>
            </w:pPr>
            <w:ins w:author="Paul Peyla" w:date="2026-04-08T13:21:00Z" w16du:dateUtc="2026-04-08T17:21:00Z" w:id="659">
              <w:r w:rsidRPr="00C6094A">
                <w:rPr>
                  <w:rFonts w:eastAsia="Times New Roman" w:cs="Times New Roman"/>
                  <w:color w:val="E4146E"/>
                </w:rPr>
                <w:t>REQ-</w:t>
              </w:r>
              <w:r>
                <w:rPr>
                  <w:rFonts w:eastAsia="Times New Roman" w:cs="Times New Roman"/>
                  <w:color w:val="E4146E"/>
                </w:rPr>
                <w:t>57</w:t>
              </w:r>
            </w:ins>
          </w:p>
        </w:tc>
        <w:tc>
          <w:tcPr>
            <w:tcW w:w="8505" w:type="dxa"/>
            <w:tcBorders>
              <w:top w:val="nil"/>
              <w:left w:val="nil"/>
              <w:bottom w:val="nil"/>
              <w:right w:val="nil"/>
            </w:tcBorders>
            <w:vAlign w:val="center"/>
          </w:tcPr>
          <w:p w:rsidRPr="00C6094A" w:rsidR="00AF3489" w:rsidP="00110B32" w:rsidRDefault="00AF3489" w14:paraId="2B90661A" w14:textId="77777777">
            <w:pPr>
              <w:spacing w:after="0"/>
              <w:rPr>
                <w:ins w:author="Paul Peyla" w:date="2026-04-08T13:21:00Z" w16du:dateUtc="2026-04-08T17:21:00Z" w:id="660"/>
                <w:rFonts w:eastAsia="Times New Roman" w:cs="Times New Roman"/>
                <w:color w:val="E4146E"/>
              </w:rPr>
            </w:pPr>
            <w:commentRangeStart w:id="661"/>
            <w:commentRangeStart w:id="662"/>
            <w:ins w:author="Paul Peyla" w:date="2026-04-08T13:21:00Z" w16du:dateUtc="2026-04-08T17:21:00Z" w:id="663">
              <w:r w:rsidRPr="00C6094A">
                <w:rPr>
                  <w:rFonts w:eastAsia="Times New Roman" w:cs="Times New Roman"/>
                  <w:color w:val="E4146E"/>
                </w:rPr>
                <w:t xml:space="preserve">When a campaign terminates, the DTS AutoStage Receiver shall cease playing associated </w:t>
              </w:r>
              <w:r>
                <w:rPr>
                  <w:rFonts w:eastAsia="Times New Roman" w:cs="Times New Roman"/>
                  <w:color w:val="E4146E"/>
                </w:rPr>
                <w:t>A</w:t>
              </w:r>
              <w:r w:rsidRPr="00C6094A">
                <w:rPr>
                  <w:rFonts w:eastAsia="Times New Roman" w:cs="Times New Roman"/>
                  <w:color w:val="E4146E"/>
                </w:rPr>
                <w:t xml:space="preserve">udio </w:t>
              </w:r>
              <w:r>
                <w:rPr>
                  <w:rFonts w:eastAsia="Times New Roman" w:cs="Times New Roman"/>
                  <w:color w:val="E4146E"/>
                </w:rPr>
                <w:t>M</w:t>
              </w:r>
              <w:r w:rsidRPr="00C6094A">
                <w:rPr>
                  <w:rFonts w:eastAsia="Times New Roman" w:cs="Times New Roman"/>
                  <w:color w:val="E4146E"/>
                </w:rPr>
                <w:t>essages.</w:t>
              </w:r>
              <w:commentRangeEnd w:id="661"/>
              <w:r w:rsidRPr="00C6094A">
                <w:rPr>
                  <w:rStyle w:val="CommentReference"/>
                  <w:rFonts w:eastAsia="Times New Roman" w:cs="Times New Roman"/>
                  <w:color w:val="E4146E"/>
                  <w:sz w:val="22"/>
                  <w:szCs w:val="22"/>
                </w:rPr>
                <w:commentReference w:id="661"/>
              </w:r>
              <w:commentRangeEnd w:id="662"/>
              <w:r>
                <w:rPr>
                  <w:rStyle w:val="CommentReference"/>
                </w:rPr>
                <w:commentReference w:id="662"/>
              </w:r>
            </w:ins>
          </w:p>
        </w:tc>
      </w:tr>
    </w:tbl>
    <w:p w:rsidR="00AF3489" w:rsidP="00AF3489" w:rsidRDefault="00AF3489" w14:paraId="54D0CB3A" w14:textId="77777777">
      <w:pPr>
        <w:spacing w:after="0"/>
        <w:rPr>
          <w:ins w:author="Paul Peyla" w:date="2026-04-08T13:21:00Z" w16du:dateUtc="2026-04-08T17:21:00Z" w:id="664"/>
          <w:b/>
          <w:bCs/>
          <w:u w:val="single"/>
        </w:rPr>
      </w:pPr>
    </w:p>
    <w:p w:rsidRPr="00881E5F" w:rsidR="00881E5F" w:rsidRDefault="002C1BE0" w14:paraId="5902E207" w14:textId="1C80CE5B">
      <w:pPr>
        <w:pStyle w:val="Heading5"/>
        <w:pPrChange w:author="Paul Peyla" w:date="2026-04-08T13:12:00Z" w16du:dateUtc="2026-04-08T17:12:00Z" w:id="665">
          <w:pPr>
            <w:spacing w:after="0"/>
          </w:pPr>
        </w:pPrChange>
      </w:pPr>
      <w:commentRangeStart w:id="666"/>
      <w:commentRangeStart w:id="667"/>
      <w:ins w:author="Paul Peyla" w:date="2026-04-08T13:27:00Z" w16du:dateUtc="2026-04-08T17:27:00Z" w:id="668">
        <w:r>
          <w:t>Playba</w:t>
        </w:r>
      </w:ins>
      <w:ins w:author="Paul Peyla" w:date="2026-04-08T13:28:00Z" w16du:dateUtc="2026-04-08T17:28:00Z" w:id="669">
        <w:r>
          <w:t xml:space="preserve">ck during </w:t>
        </w:r>
      </w:ins>
      <w:ins w:author="Paul Peyla" w:date="2026-04-08T13:12:00Z" w16du:dateUtc="2026-04-08T17:12:00Z" w:id="670">
        <w:r w:rsidRPr="00881E5F" w:rsidR="00881E5F">
          <w:rPr>
            <w:rPrChange w:author="Paul Peyla" w:date="2026-04-08T13:12:00Z" w16du:dateUtc="2026-04-08T17:12:00Z" w:id="671">
              <w:rPr>
                <w:bCs/>
                <w:i/>
                <w:u w:val="single"/>
              </w:rPr>
            </w:rPrChange>
          </w:rPr>
          <w:t>Vehicle Startu</w:t>
        </w:r>
      </w:ins>
      <w:ins w:author="Paul Peyla" w:date="2026-04-08T13:28:00Z" w16du:dateUtc="2026-04-08T17:28:00Z" w:id="672">
        <w:r>
          <w:t>p</w:t>
        </w:r>
      </w:ins>
      <w:commentRangeEnd w:id="666"/>
      <w:r w:rsidRPr="00881E5F" w:rsidR="0045758B">
        <w:rPr>
          <w:rStyle w:val="CommentReference"/>
          <w:sz w:val="24"/>
          <w:szCs w:val="22"/>
        </w:rPr>
        <w:commentReference w:id="666"/>
      </w:r>
      <w:commentRangeEnd w:id="667"/>
      <w:r>
        <w:rPr>
          <w:rStyle w:val="CommentReference"/>
        </w:rPr>
        <w:commentReference w:id="667"/>
      </w:r>
    </w:p>
    <w:p w:rsidR="00483286" w:rsidP="00483286" w:rsidRDefault="00483286" w14:paraId="7FC81451" w14:textId="6FD8709B">
      <w:pPr>
        <w:rPr>
          <w:ins w:author="Paul Peyla" w:date="2026-04-08T12:52:00Z" w16du:dateUtc="2026-04-08T16:52:00Z" w:id="673"/>
        </w:rPr>
      </w:pPr>
      <w:del w:author="Paul Peyla" w:date="2026-04-08T12:46:00Z" w16du:dateUtc="2026-04-08T16:46:00Z" w:id="674">
        <w:r w:rsidDel="008A2167">
          <w:delText xml:space="preserve">Vehicle startup sequences vary across brands and models. </w:delText>
        </w:r>
      </w:del>
      <w:del w:author="Paul Peyla" w:date="2026-04-08T12:47:00Z" w16du:dateUtc="2026-04-08T16:47:00Z" w:id="675">
        <w:r w:rsidDel="000C7B32">
          <w:delText xml:space="preserve">The </w:delText>
        </w:r>
      </w:del>
      <w:del w:author="Paul Peyla" w:date="2026-04-08T12:46:00Z" w16du:dateUtc="2026-04-08T16:46:00Z" w:id="676">
        <w:r w:rsidDel="00D10103">
          <w:delText xml:space="preserve">playback </w:delText>
        </w:r>
      </w:del>
      <w:del w:author="Paul Peyla" w:date="2026-04-08T12:47:00Z" w16du:dateUtc="2026-04-08T16:47:00Z" w:id="677">
        <w:r w:rsidDel="000C7B32">
          <w:delText>w</w:delText>
        </w:r>
      </w:del>
      <w:del w:author="Paul Peyla" w:date="2026-04-08T13:14:00Z" w16du:dateUtc="2026-04-08T17:14:00Z" w:id="678">
        <w:r w:rsidDel="002A10F1">
          <w:delText>indow</w:delText>
        </w:r>
      </w:del>
      <w:del w:author="Paul Peyla" w:date="2026-04-08T12:47:00Z" w16du:dateUtc="2026-04-08T16:47:00Z" w:id="679">
        <w:r w:rsidDel="000C7B32">
          <w:delText xml:space="preserve"> </w:delText>
        </w:r>
      </w:del>
      <w:ins w:author="Paul Peyla" w:date="2026-04-08T13:14:00Z" w16du:dateUtc="2026-04-08T17:14:00Z" w:id="680">
        <w:r w:rsidR="002A10F1">
          <w:t>P</w:t>
        </w:r>
      </w:ins>
      <w:ins w:author="Paul Peyla" w:date="2026-04-08T12:46:00Z" w16du:dateUtc="2026-04-08T16:46:00Z" w:id="681">
        <w:r w:rsidR="00D10103">
          <w:t xml:space="preserve">layback </w:t>
        </w:r>
      </w:ins>
      <w:ins w:author="Paul Peyla" w:date="2026-04-08T12:47:00Z" w16du:dateUtc="2026-04-08T16:47:00Z" w:id="682">
        <w:r w:rsidR="00E12A18">
          <w:t>during</w:t>
        </w:r>
      </w:ins>
      <w:ins w:author="Paul Peyla" w:date="2026-04-08T12:46:00Z" w16du:dateUtc="2026-04-08T16:46:00Z" w:id="683">
        <w:r w:rsidR="00D10103">
          <w:t xml:space="preserve"> vehicle startup</w:t>
        </w:r>
      </w:ins>
      <w:ins w:author="Paul Peyla" w:date="2026-04-13T16:57:00Z" w16du:dateUtc="2026-04-13T20:57:00Z" w:id="684">
        <w:r w:rsidR="005E5B13">
          <w:t xml:space="preserve"> is </w:t>
        </w:r>
      </w:ins>
      <w:ins w:author="Paul Peyla" w:date="2026-04-13T17:03:00Z" w16du:dateUtc="2026-04-13T21:03:00Z" w:id="685">
        <w:r w:rsidR="00BF3159">
          <w:t xml:space="preserve">only </w:t>
        </w:r>
      </w:ins>
      <w:ins w:author="Paul Peyla" w:date="2026-04-13T16:57:00Z" w16du:dateUtc="2026-04-13T20:57:00Z" w:id="686">
        <w:r w:rsidR="005E5B13">
          <w:t xml:space="preserve">one </w:t>
        </w:r>
      </w:ins>
      <w:ins w:author="Paul Peyla" w:date="2026-04-13T16:58:00Z" w16du:dateUtc="2026-04-13T20:58:00Z" w:id="687">
        <w:r w:rsidR="00A830AB">
          <w:t xml:space="preserve">of many </w:t>
        </w:r>
      </w:ins>
      <w:ins w:author="Paul Peyla" w:date="2026-04-13T16:57:00Z" w16du:dateUtc="2026-04-13T20:57:00Z" w:id="688">
        <w:r w:rsidR="005E5B13">
          <w:t>possible use case</w:t>
        </w:r>
      </w:ins>
      <w:ins w:author="Paul Peyla" w:date="2026-04-13T16:58:00Z" w16du:dateUtc="2026-04-13T20:58:00Z" w:id="689">
        <w:r w:rsidR="00A830AB">
          <w:t>s</w:t>
        </w:r>
        <w:r w:rsidR="00FB4B26">
          <w:t xml:space="preserve">. </w:t>
        </w:r>
      </w:ins>
      <w:ins w:author="Paul Peyla" w:date="2026-04-13T17:03:00Z" w16du:dateUtc="2026-04-13T21:03:00Z" w:id="690">
        <w:r w:rsidR="007901A2">
          <w:t>However, i</w:t>
        </w:r>
      </w:ins>
      <w:ins w:author="Paul Peyla" w:date="2026-04-13T16:58:00Z" w16du:dateUtc="2026-04-13T20:58:00Z" w:id="691">
        <w:r w:rsidR="00FB4B26">
          <w:t>n such cases</w:t>
        </w:r>
      </w:ins>
      <w:ins w:author="Paul Peyla" w:date="2026-04-13T17:00:00Z" w16du:dateUtc="2026-04-13T21:00:00Z" w:id="692">
        <w:r w:rsidR="005011CE">
          <w:t>,</w:t>
        </w:r>
      </w:ins>
      <w:ins w:author="Paul Peyla" w:date="2026-04-08T12:46:00Z" w16du:dateUtc="2026-04-08T16:46:00Z" w:id="693">
        <w:r w:rsidR="00D10103">
          <w:t xml:space="preserve"> </w:t>
        </w:r>
      </w:ins>
      <w:ins w:author="Paul Peyla" w:date="2026-04-13T16:58:00Z" w16du:dateUtc="2026-04-13T20:58:00Z" w:id="694">
        <w:r w:rsidR="00AF2046">
          <w:t xml:space="preserve">the playback window </w:t>
        </w:r>
      </w:ins>
      <w:r>
        <w:t>will depend on when the infotainment system becomes active within a particular vehicle.</w:t>
      </w:r>
      <w:ins w:author="Paul Peyla" w:date="2026-04-08T12:46:00Z" w16du:dateUtc="2026-04-08T16:46:00Z" w:id="695">
        <w:r w:rsidRPr="008A2167" w:rsidR="008A2167">
          <w:t xml:space="preserve"> </w:t>
        </w:r>
        <w:r w:rsidR="008A2167">
          <w:t>Vehicle startup sequences vary across brands and models.</w:t>
        </w:r>
      </w:ins>
    </w:p>
    <w:tbl>
      <w:tblPr>
        <w:tblW w:w="9639" w:type="dxa"/>
        <w:tblLook w:val="04A0" w:firstRow="1" w:lastRow="0" w:firstColumn="1" w:lastColumn="0" w:noHBand="0" w:noVBand="1"/>
      </w:tblPr>
      <w:tblGrid>
        <w:gridCol w:w="1134"/>
        <w:gridCol w:w="8505"/>
      </w:tblGrid>
      <w:tr w:rsidRPr="0016253F" w:rsidR="00ED18B8" w:rsidTr="00110B32" w14:paraId="720B7802" w14:textId="77777777">
        <w:trPr>
          <w:cantSplit/>
          <w:trHeight w:val="600"/>
          <w:ins w:author="Paul Peyla" w:date="2026-04-08T12:52:00Z" w:id="696"/>
        </w:trPr>
        <w:tc>
          <w:tcPr>
            <w:tcW w:w="1134" w:type="dxa"/>
            <w:tcBorders>
              <w:top w:val="nil"/>
              <w:left w:val="nil"/>
              <w:bottom w:val="nil"/>
              <w:right w:val="nil"/>
            </w:tcBorders>
            <w:shd w:val="clear" w:color="auto" w:fill="D6DCE4" w:themeFill="background2"/>
            <w:noWrap/>
            <w:vAlign w:val="center"/>
            <w:hideMark/>
          </w:tcPr>
          <w:p w:rsidRPr="002F7F52" w:rsidR="00ED18B8" w:rsidP="00110B32" w:rsidRDefault="00ED18B8" w14:paraId="30F268E4" w14:textId="77777777">
            <w:pPr>
              <w:spacing w:after="0"/>
              <w:rPr>
                <w:ins w:author="Paul Peyla" w:date="2026-04-08T12:52:00Z" w16du:dateUtc="2026-04-08T16:52:00Z" w:id="697"/>
                <w:color w:val="E4146E"/>
              </w:rPr>
            </w:pPr>
            <w:ins w:author="Paul Peyla" w:date="2026-04-08T12:52:00Z" w16du:dateUtc="2026-04-08T16:52:00Z" w:id="698">
              <w:r w:rsidRPr="002F7F52">
                <w:rPr>
                  <w:color w:val="E4146E"/>
                </w:rPr>
                <w:t>REQ-51</w:t>
              </w:r>
            </w:ins>
          </w:p>
        </w:tc>
        <w:tc>
          <w:tcPr>
            <w:tcW w:w="8505" w:type="dxa"/>
            <w:tcBorders>
              <w:top w:val="nil"/>
              <w:left w:val="nil"/>
              <w:bottom w:val="nil"/>
              <w:right w:val="nil"/>
            </w:tcBorders>
            <w:vAlign w:val="center"/>
            <w:hideMark/>
          </w:tcPr>
          <w:p w:rsidRPr="002F7F52" w:rsidR="00ED18B8" w:rsidP="00110B32" w:rsidRDefault="00ED18B8" w14:paraId="5EAEC6BF" w14:textId="5A6E5D68">
            <w:pPr>
              <w:spacing w:after="0"/>
              <w:rPr>
                <w:ins w:author="Paul Peyla" w:date="2026-04-08T12:52:00Z" w16du:dateUtc="2026-04-08T16:52:00Z" w:id="699"/>
                <w:color w:val="E4146E"/>
              </w:rPr>
            </w:pPr>
            <w:ins w:author="Paul Peyla" w:date="2026-04-08T12:52:00Z" w16du:dateUtc="2026-04-08T16:52:00Z" w:id="700">
              <w:r w:rsidRPr="002F7F52">
                <w:rPr>
                  <w:color w:val="E4146E"/>
                </w:rPr>
                <w:t xml:space="preserve">Because of remote starting capabilities, </w:t>
              </w:r>
              <w:r>
                <w:rPr>
                  <w:color w:val="E4146E"/>
                </w:rPr>
                <w:t>A</w:t>
              </w:r>
              <w:r w:rsidRPr="002F7F52">
                <w:rPr>
                  <w:color w:val="E4146E"/>
                </w:rPr>
                <w:t xml:space="preserve">udio </w:t>
              </w:r>
              <w:r>
                <w:rPr>
                  <w:color w:val="E4146E"/>
                </w:rPr>
                <w:t>M</w:t>
              </w:r>
              <w:r w:rsidRPr="002F7F52">
                <w:rPr>
                  <w:color w:val="E4146E"/>
                </w:rPr>
                <w:t xml:space="preserve">essage playback </w:t>
              </w:r>
            </w:ins>
            <w:ins w:author="Paul Peyla" w:date="2026-04-08T12:53:00Z" w16du:dateUtc="2026-04-08T16:53:00Z" w:id="701">
              <w:r>
                <w:rPr>
                  <w:color w:val="E4146E"/>
                </w:rPr>
                <w:t>during</w:t>
              </w:r>
            </w:ins>
            <w:ins w:author="Paul Peyla" w:date="2026-04-08T12:52:00Z" w16du:dateUtc="2026-04-08T16:52:00Z" w:id="702">
              <w:r>
                <w:rPr>
                  <w:color w:val="E4146E"/>
                </w:rPr>
                <w:t xml:space="preserve"> vehicle startup shall</w:t>
              </w:r>
              <w:r w:rsidRPr="002F7F52">
                <w:rPr>
                  <w:color w:val="E4146E"/>
                </w:rPr>
                <w:t xml:space="preserve"> be tied to user presence (e.g., a door opening event) to prevent playing ads when nobody is in the vehicle.</w:t>
              </w:r>
            </w:ins>
          </w:p>
        </w:tc>
      </w:tr>
    </w:tbl>
    <w:p w:rsidRPr="00A05374" w:rsidR="00ED18B8" w:rsidP="00483286" w:rsidRDefault="00ED18B8" w14:paraId="3B54A785" w14:textId="77777777"/>
    <w:tbl>
      <w:tblPr>
        <w:tblW w:w="9639" w:type="dxa"/>
        <w:tblLook w:val="04A0" w:firstRow="1" w:lastRow="0" w:firstColumn="1" w:lastColumn="0" w:noHBand="0" w:noVBand="1"/>
      </w:tblPr>
      <w:tblGrid>
        <w:gridCol w:w="1134"/>
        <w:gridCol w:w="8505"/>
      </w:tblGrid>
      <w:tr w:rsidRPr="0016253F" w:rsidR="00483286" w14:paraId="61C9843F"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C6094A" w:rsidR="00483286" w:rsidRDefault="00483286" w14:paraId="39C066E1" w14:textId="3E4077FD">
            <w:pPr>
              <w:spacing w:after="0"/>
              <w:rPr>
                <w:rFonts w:eastAsia="Times New Roman" w:cs="Times New Roman"/>
                <w:color w:val="E4146E"/>
              </w:rPr>
            </w:pPr>
            <w:r w:rsidRPr="00C6094A">
              <w:rPr>
                <w:rFonts w:eastAsia="Times New Roman" w:cs="Times New Roman"/>
                <w:color w:val="E4146E"/>
              </w:rPr>
              <w:t>REQ-5</w:t>
            </w:r>
            <w:r w:rsidR="000505FA">
              <w:rPr>
                <w:rFonts w:eastAsia="Times New Roman" w:cs="Times New Roman"/>
                <w:color w:val="E4146E"/>
              </w:rPr>
              <w:t>4</w:t>
            </w:r>
          </w:p>
        </w:tc>
        <w:tc>
          <w:tcPr>
            <w:tcW w:w="8505" w:type="dxa"/>
            <w:tcBorders>
              <w:top w:val="nil"/>
              <w:left w:val="nil"/>
              <w:bottom w:val="nil"/>
              <w:right w:val="nil"/>
            </w:tcBorders>
            <w:vAlign w:val="center"/>
            <w:hideMark/>
          </w:tcPr>
          <w:p w:rsidRPr="00C6094A" w:rsidR="00483286" w:rsidRDefault="00483286" w14:paraId="25379E88" w14:textId="5589BFD1">
            <w:pPr>
              <w:spacing w:after="0"/>
              <w:rPr>
                <w:rFonts w:eastAsia="Times New Roman" w:cs="Times New Roman"/>
                <w:color w:val="E4146E"/>
              </w:rPr>
            </w:pPr>
            <w:r w:rsidRPr="00C6094A">
              <w:rPr>
                <w:color w:val="E4146E"/>
              </w:rPr>
              <w:t xml:space="preserve">The DTS AutoStage Receiver shall ensure that </w:t>
            </w:r>
            <w:del w:author="Paul Peyla" w:date="2026-04-08T12:48:00Z" w16du:dateUtc="2026-04-08T16:48:00Z" w:id="703">
              <w:r w:rsidRPr="00C6094A" w:rsidDel="00185560">
                <w:rPr>
                  <w:color w:val="E4146E"/>
                </w:rPr>
                <w:delText>welcome a</w:delText>
              </w:r>
            </w:del>
            <w:ins w:author="Paul Peyla" w:date="2026-04-08T12:48:00Z" w16du:dateUtc="2026-04-08T16:48:00Z" w:id="704">
              <w:r w:rsidR="00185560">
                <w:rPr>
                  <w:color w:val="E4146E"/>
                </w:rPr>
                <w:t>A</w:t>
              </w:r>
            </w:ins>
            <w:r w:rsidRPr="00C6094A">
              <w:rPr>
                <w:color w:val="E4146E"/>
              </w:rPr>
              <w:t xml:space="preserve">udio </w:t>
            </w:r>
            <w:del w:author="Paul Peyla" w:date="2026-04-08T12:49:00Z" w16du:dateUtc="2026-04-08T16:49:00Z" w:id="705">
              <w:r w:rsidRPr="00C6094A" w:rsidDel="00185560">
                <w:rPr>
                  <w:color w:val="E4146E"/>
                </w:rPr>
                <w:delText>m</w:delText>
              </w:r>
            </w:del>
            <w:ins w:author="Paul Peyla" w:date="2026-04-08T12:49:00Z" w16du:dateUtc="2026-04-08T16:49:00Z" w:id="706">
              <w:r w:rsidR="00185560">
                <w:rPr>
                  <w:color w:val="E4146E"/>
                </w:rPr>
                <w:t>M</w:t>
              </w:r>
            </w:ins>
            <w:r w:rsidRPr="00C6094A">
              <w:rPr>
                <w:color w:val="E4146E"/>
              </w:rPr>
              <w:t>essage implementation does not interfere with the normal vehicle startup sequence or any safety-related processes.</w:t>
            </w:r>
          </w:p>
        </w:tc>
      </w:tr>
    </w:tbl>
    <w:p w:rsidR="001E1E64" w:rsidP="00483286" w:rsidRDefault="001E1E64" w14:paraId="0AE3519C" w14:textId="77777777">
      <w:pPr>
        <w:spacing w:after="0"/>
        <w:rPr>
          <w:b/>
          <w:bCs/>
          <w:u w:val="single"/>
        </w:rPr>
      </w:pPr>
    </w:p>
    <w:p w:rsidR="001D4982" w:rsidP="00483286" w:rsidRDefault="001D4982" w14:paraId="247CF8F9" w14:textId="77777777">
      <w:pPr>
        <w:spacing w:after="0"/>
        <w:rPr>
          <w:b/>
          <w:bCs/>
          <w:u w:val="single"/>
        </w:rPr>
      </w:pPr>
    </w:p>
    <w:tbl>
      <w:tblPr>
        <w:tblW w:w="9639" w:type="dxa"/>
        <w:tblLook w:val="04A0" w:firstRow="1" w:lastRow="0" w:firstColumn="1" w:lastColumn="0" w:noHBand="0" w:noVBand="1"/>
      </w:tblPr>
      <w:tblGrid>
        <w:gridCol w:w="1134"/>
        <w:gridCol w:w="8505"/>
      </w:tblGrid>
      <w:tr w:rsidRPr="0016253F" w:rsidR="00B73E0D" w14:paraId="620387A0"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C6094A" w:rsidR="00B73E0D" w:rsidRDefault="00B73E0D" w14:paraId="51EAA206" w14:textId="1EE50394">
            <w:pPr>
              <w:spacing w:after="0"/>
              <w:rPr>
                <w:rFonts w:eastAsia="Times New Roman" w:cs="Times New Roman"/>
                <w:color w:val="E4146E"/>
              </w:rPr>
            </w:pPr>
            <w:r w:rsidRPr="00C6094A">
              <w:rPr>
                <w:rFonts w:eastAsia="Times New Roman" w:cs="Times New Roman"/>
                <w:color w:val="E4146E"/>
              </w:rPr>
              <w:t>REQ-</w:t>
            </w:r>
            <w:r w:rsidR="002B4E2C">
              <w:rPr>
                <w:rFonts w:eastAsia="Times New Roman" w:cs="Times New Roman"/>
                <w:color w:val="E4146E"/>
              </w:rPr>
              <w:t>70</w:t>
            </w:r>
          </w:p>
        </w:tc>
        <w:tc>
          <w:tcPr>
            <w:tcW w:w="8505" w:type="dxa"/>
            <w:tcBorders>
              <w:top w:val="nil"/>
              <w:left w:val="nil"/>
              <w:bottom w:val="nil"/>
              <w:right w:val="nil"/>
            </w:tcBorders>
            <w:vAlign w:val="center"/>
            <w:hideMark/>
          </w:tcPr>
          <w:p w:rsidRPr="00C6094A" w:rsidR="00B73E0D" w:rsidRDefault="00B73E0D" w14:paraId="3156979F" w14:textId="540F8525">
            <w:pPr>
              <w:spacing w:after="0"/>
              <w:rPr>
                <w:rFonts w:eastAsia="Times New Roman" w:cs="Times New Roman"/>
                <w:color w:val="E4146E"/>
              </w:rPr>
            </w:pPr>
            <w:r w:rsidRPr="00C6094A">
              <w:rPr>
                <w:color w:val="E4146E"/>
              </w:rPr>
              <w:t xml:space="preserve">The DTS AutoStage Receiver shall ensure that </w:t>
            </w:r>
            <w:del w:author="Paul Peyla" w:date="2026-04-08T12:49:00Z" w16du:dateUtc="2026-04-08T16:49:00Z" w:id="707">
              <w:r w:rsidDel="00185560">
                <w:rPr>
                  <w:color w:val="E4146E"/>
                </w:rPr>
                <w:delText>welcome a</w:delText>
              </w:r>
            </w:del>
            <w:ins w:author="Paul Peyla" w:date="2026-04-08T12:49:00Z" w16du:dateUtc="2026-04-08T16:49:00Z" w:id="708">
              <w:r w:rsidR="00185560">
                <w:rPr>
                  <w:color w:val="E4146E"/>
                </w:rPr>
                <w:t>A</w:t>
              </w:r>
            </w:ins>
            <w:r>
              <w:rPr>
                <w:color w:val="E4146E"/>
              </w:rPr>
              <w:t xml:space="preserve">udio </w:t>
            </w:r>
            <w:del w:author="Paul Peyla" w:date="2026-04-08T12:49:00Z" w16du:dateUtc="2026-04-08T16:49:00Z" w:id="709">
              <w:r w:rsidDel="00185560">
                <w:rPr>
                  <w:color w:val="E4146E"/>
                </w:rPr>
                <w:delText>m</w:delText>
              </w:r>
            </w:del>
            <w:ins w:author="Paul Peyla" w:date="2026-04-08T12:49:00Z" w16du:dateUtc="2026-04-08T16:49:00Z" w:id="710">
              <w:r w:rsidR="00185560">
                <w:rPr>
                  <w:color w:val="E4146E"/>
                </w:rPr>
                <w:t>M</w:t>
              </w:r>
            </w:ins>
            <w:r>
              <w:rPr>
                <w:color w:val="E4146E"/>
              </w:rPr>
              <w:t xml:space="preserve">essages </w:t>
            </w:r>
            <w:del w:author="Paul Peyla" w:date="2026-04-08T12:49:00Z" w16du:dateUtc="2026-04-08T16:49:00Z" w:id="711">
              <w:r w:rsidDel="00185560">
                <w:rPr>
                  <w:color w:val="E4146E"/>
                </w:rPr>
                <w:delText xml:space="preserve">are </w:delText>
              </w:r>
            </w:del>
            <w:del w:author="Paul Peyla" w:date="2026-04-08T12:50:00Z" w16du:dateUtc="2026-04-08T16:50:00Z" w:id="712">
              <w:r w:rsidDel="00F2540B">
                <w:rPr>
                  <w:color w:val="E4146E"/>
                </w:rPr>
                <w:delText>played</w:delText>
              </w:r>
            </w:del>
            <w:ins w:author="Paul Peyla" w:date="2026-04-08T12:51:00Z" w16du:dateUtc="2026-04-08T16:51:00Z" w:id="713">
              <w:r w:rsidR="00DD4A58">
                <w:rPr>
                  <w:color w:val="E4146E"/>
                </w:rPr>
                <w:t>played</w:t>
              </w:r>
              <w:r w:rsidR="00FB346F">
                <w:rPr>
                  <w:color w:val="E4146E"/>
                </w:rPr>
                <w:t xml:space="preserve"> during</w:t>
              </w:r>
            </w:ins>
            <w:ins w:author="Paul Peyla" w:date="2026-04-08T12:49:00Z" w16du:dateUtc="2026-04-08T16:49:00Z" w:id="714">
              <w:r w:rsidR="00185560">
                <w:rPr>
                  <w:color w:val="E4146E"/>
                </w:rPr>
                <w:t xml:space="preserve"> vehicle startup</w:t>
              </w:r>
              <w:r w:rsidR="00F2540B">
                <w:rPr>
                  <w:color w:val="E4146E"/>
                </w:rPr>
                <w:t xml:space="preserve"> are </w:t>
              </w:r>
            </w:ins>
            <w:ins w:author="Paul Peyla" w:date="2026-04-08T12:51:00Z" w16du:dateUtc="2026-04-08T16:51:00Z" w:id="715">
              <w:r w:rsidR="00FB346F">
                <w:rPr>
                  <w:color w:val="E4146E"/>
                </w:rPr>
                <w:t>output</w:t>
              </w:r>
            </w:ins>
            <w:r>
              <w:rPr>
                <w:color w:val="E4146E"/>
              </w:rPr>
              <w:t xml:space="preserve"> only after any required startup safety messages.</w:t>
            </w:r>
          </w:p>
        </w:tc>
      </w:tr>
    </w:tbl>
    <w:p w:rsidR="00B73E0D" w:rsidP="00483286" w:rsidRDefault="00B73E0D" w14:paraId="14E8D4DD" w14:textId="77777777">
      <w:pPr>
        <w:spacing w:after="0"/>
        <w:rPr>
          <w:b/>
          <w:bCs/>
          <w:u w:val="single"/>
        </w:rPr>
      </w:pPr>
    </w:p>
    <w:p w:rsidR="00483286" w:rsidRDefault="00483286" w14:paraId="4DBE96A7" w14:textId="26555C6D">
      <w:pPr>
        <w:spacing w:after="0"/>
        <w:pPrChange w:author="Paul Peyla" w:date="2026-04-08T13:18:00Z" w16du:dateUtc="2026-04-08T17:18:00Z" w:id="716">
          <w:pPr/>
        </w:pPrChange>
      </w:pPr>
      <w:r>
        <w:t xml:space="preserve">It is the responsibility of the vehicle manufacturer to ensure safety compliance and launch timing of </w:t>
      </w:r>
      <w:del w:author="Paul Peyla" w:date="2026-04-08T12:59:00Z" w16du:dateUtc="2026-04-08T16:59:00Z" w:id="717">
        <w:r w:rsidDel="0098600F">
          <w:delText>welcome a</w:delText>
        </w:r>
      </w:del>
      <w:ins w:author="Paul Peyla" w:date="2026-04-08T12:59:00Z" w16du:dateUtc="2026-04-08T16:59:00Z" w:id="718">
        <w:r w:rsidR="0098600F">
          <w:t>A</w:t>
        </w:r>
      </w:ins>
      <w:r>
        <w:t xml:space="preserve">udio </w:t>
      </w:r>
      <w:del w:author="Paul Peyla" w:date="2026-04-08T12:59:00Z" w16du:dateUtc="2026-04-08T16:59:00Z" w:id="719">
        <w:r w:rsidDel="0098600F">
          <w:delText>m</w:delText>
        </w:r>
      </w:del>
      <w:ins w:author="Paul Peyla" w:date="2026-04-08T12:59:00Z" w16du:dateUtc="2026-04-08T16:59:00Z" w:id="720">
        <w:r w:rsidR="0098600F">
          <w:t>M</w:t>
        </w:r>
      </w:ins>
      <w:r>
        <w:t xml:space="preserve">essages. Many manufacturers simply suspend operations following vehicle shutdown to avoid full system reboots upon restart. </w:t>
      </w:r>
    </w:p>
    <w:tbl>
      <w:tblPr>
        <w:tblW w:w="9639" w:type="dxa"/>
        <w:tblLook w:val="04A0" w:firstRow="1" w:lastRow="0" w:firstColumn="1" w:lastColumn="0" w:noHBand="0" w:noVBand="1"/>
      </w:tblPr>
      <w:tblGrid>
        <w:gridCol w:w="1134"/>
        <w:gridCol w:w="8505"/>
      </w:tblGrid>
      <w:tr w:rsidRPr="0016253F" w:rsidR="00483286" w:rsidDel="00645A48" w14:paraId="1CAB5B8A" w14:textId="30924029">
        <w:trPr>
          <w:cantSplit/>
          <w:trHeight w:val="600"/>
          <w:del w:author="Paul Peyla" w:date="2026-04-08T13:16:00Z" w:id="721"/>
        </w:trPr>
        <w:tc>
          <w:tcPr>
            <w:tcW w:w="1134" w:type="dxa"/>
            <w:tcBorders>
              <w:top w:val="nil"/>
              <w:left w:val="nil"/>
              <w:bottom w:val="nil"/>
              <w:right w:val="nil"/>
            </w:tcBorders>
            <w:shd w:val="clear" w:color="auto" w:fill="D6DCE4" w:themeFill="background2"/>
            <w:noWrap/>
            <w:vAlign w:val="center"/>
            <w:hideMark/>
          </w:tcPr>
          <w:p w:rsidRPr="00C6094A" w:rsidR="00483286" w:rsidDel="00645A48" w:rsidRDefault="00483286" w14:paraId="23A65B5D" w14:textId="68C2F510">
            <w:pPr>
              <w:spacing w:after="0"/>
              <w:rPr>
                <w:del w:author="Paul Peyla" w:date="2026-04-08T13:16:00Z" w16du:dateUtc="2026-04-08T17:16:00Z" w:id="722"/>
                <w:rFonts w:eastAsia="Times New Roman" w:cs="Times New Roman"/>
                <w:color w:val="E4146E"/>
              </w:rPr>
            </w:pPr>
            <w:del w:author="Paul Peyla" w:date="2026-04-08T13:16:00Z" w16du:dateUtc="2026-04-08T17:16:00Z" w:id="723">
              <w:r w:rsidRPr="00C6094A" w:rsidDel="00645A48">
                <w:rPr>
                  <w:rFonts w:eastAsia="Times New Roman" w:cs="Times New Roman"/>
                  <w:color w:val="E4146E"/>
                </w:rPr>
                <w:delText>REQ-5</w:delText>
              </w:r>
              <w:r w:rsidDel="00645A48" w:rsidR="000505FA">
                <w:rPr>
                  <w:rFonts w:eastAsia="Times New Roman" w:cs="Times New Roman"/>
                  <w:color w:val="E4146E"/>
                </w:rPr>
                <w:delText>5</w:delText>
              </w:r>
            </w:del>
          </w:p>
        </w:tc>
        <w:tc>
          <w:tcPr>
            <w:tcW w:w="8505" w:type="dxa"/>
            <w:tcBorders>
              <w:top w:val="nil"/>
              <w:left w:val="nil"/>
              <w:bottom w:val="nil"/>
              <w:right w:val="nil"/>
            </w:tcBorders>
            <w:vAlign w:val="center"/>
            <w:hideMark/>
          </w:tcPr>
          <w:p w:rsidRPr="00C6094A" w:rsidR="00483286" w:rsidDel="00645A48" w:rsidRDefault="00483286" w14:paraId="400BB855" w14:textId="02A289EF">
            <w:pPr>
              <w:spacing w:after="0"/>
              <w:rPr>
                <w:del w:author="Paul Peyla" w:date="2026-04-08T13:16:00Z" w16du:dateUtc="2026-04-08T17:16:00Z" w:id="724"/>
                <w:rFonts w:eastAsia="Times New Roman" w:cs="Times New Roman"/>
                <w:color w:val="E4146E"/>
              </w:rPr>
            </w:pPr>
            <w:del w:author="Paul Peyla" w:date="2026-04-08T13:16:00Z" w16du:dateUtc="2026-04-08T17:16:00Z" w:id="725">
              <w:r w:rsidRPr="00C6094A" w:rsidDel="00645A48">
                <w:rPr>
                  <w:color w:val="E4146E"/>
                </w:rPr>
                <w:delText xml:space="preserve">The DTS AutoStage Receiver shall self-launch </w:delText>
              </w:r>
            </w:del>
            <w:del w:author="Paul Peyla" w:date="2026-04-08T12:59:00Z" w16du:dateUtc="2026-04-08T16:59:00Z" w:id="726">
              <w:r w:rsidRPr="00C6094A" w:rsidDel="00A20CEE">
                <w:rPr>
                  <w:color w:val="E4146E"/>
                </w:rPr>
                <w:delText>welcome a</w:delText>
              </w:r>
            </w:del>
            <w:del w:author="Paul Peyla" w:date="2026-04-08T13:16:00Z" w16du:dateUtc="2026-04-08T17:16:00Z" w:id="727">
              <w:r w:rsidRPr="00C6094A" w:rsidDel="00645A48">
                <w:rPr>
                  <w:color w:val="E4146E"/>
                </w:rPr>
                <w:delText xml:space="preserve">udio </w:delText>
              </w:r>
            </w:del>
            <w:del w:author="Paul Peyla" w:date="2026-04-08T12:59:00Z" w16du:dateUtc="2026-04-08T16:59:00Z" w:id="728">
              <w:r w:rsidRPr="00C6094A" w:rsidDel="0098600F">
                <w:rPr>
                  <w:color w:val="E4146E"/>
                </w:rPr>
                <w:delText>m</w:delText>
              </w:r>
            </w:del>
            <w:del w:author="Paul Peyla" w:date="2026-04-08T13:16:00Z" w16du:dateUtc="2026-04-08T17:16:00Z" w:id="729">
              <w:r w:rsidRPr="00C6094A" w:rsidDel="00645A48">
                <w:rPr>
                  <w:color w:val="E4146E"/>
                </w:rPr>
                <w:delText>essages without user interaction.</w:delText>
              </w:r>
            </w:del>
          </w:p>
        </w:tc>
      </w:tr>
    </w:tbl>
    <w:p w:rsidR="00483286" w:rsidRDefault="00483286" w14:paraId="74E37B9F" w14:textId="77777777">
      <w:pPr>
        <w:spacing w:after="0"/>
        <w:pPrChange w:author="Paul Peyla" w:date="2026-04-08T13:18:00Z" w16du:dateUtc="2026-04-08T17:18:00Z" w:id="730">
          <w:pPr/>
        </w:pPrChange>
      </w:pPr>
    </w:p>
    <w:tbl>
      <w:tblPr>
        <w:tblW w:w="9639" w:type="dxa"/>
        <w:tblLook w:val="04A0" w:firstRow="1" w:lastRow="0" w:firstColumn="1" w:lastColumn="0" w:noHBand="0" w:noVBand="1"/>
      </w:tblPr>
      <w:tblGrid>
        <w:gridCol w:w="1134"/>
        <w:gridCol w:w="8505"/>
      </w:tblGrid>
      <w:tr w:rsidRPr="0016253F" w:rsidR="00483286" w14:paraId="54013C53"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9B2BC7" w:rsidR="00483286" w:rsidRDefault="00483286" w14:paraId="560A6F55" w14:textId="50CE2AC9">
            <w:pPr>
              <w:spacing w:after="0"/>
              <w:rPr>
                <w:rFonts w:eastAsia="Times New Roman" w:cs="Times New Roman"/>
                <w:color w:val="7030A0"/>
              </w:rPr>
            </w:pPr>
            <w:r w:rsidRPr="009B2BC7">
              <w:rPr>
                <w:rFonts w:eastAsia="Times New Roman" w:cs="Times New Roman"/>
                <w:color w:val="7030A0"/>
              </w:rPr>
              <w:t>RE</w:t>
            </w:r>
            <w:r>
              <w:rPr>
                <w:rFonts w:eastAsia="Times New Roman" w:cs="Times New Roman"/>
                <w:color w:val="7030A0"/>
              </w:rPr>
              <w:t>C</w:t>
            </w:r>
            <w:r w:rsidRPr="009B2BC7">
              <w:rPr>
                <w:rFonts w:eastAsia="Times New Roman" w:cs="Times New Roman"/>
                <w:color w:val="7030A0"/>
              </w:rPr>
              <w:t>-</w:t>
            </w:r>
            <w:r>
              <w:rPr>
                <w:rFonts w:eastAsia="Times New Roman" w:cs="Times New Roman"/>
                <w:color w:val="7030A0"/>
              </w:rPr>
              <w:t>1</w:t>
            </w:r>
            <w:r w:rsidR="000505FA">
              <w:rPr>
                <w:rFonts w:eastAsia="Times New Roman" w:cs="Times New Roman"/>
                <w:color w:val="7030A0"/>
              </w:rPr>
              <w:t>1</w:t>
            </w:r>
          </w:p>
        </w:tc>
        <w:tc>
          <w:tcPr>
            <w:tcW w:w="8505" w:type="dxa"/>
            <w:tcBorders>
              <w:top w:val="nil"/>
              <w:left w:val="nil"/>
              <w:bottom w:val="nil"/>
              <w:right w:val="nil"/>
            </w:tcBorders>
            <w:vAlign w:val="center"/>
            <w:hideMark/>
          </w:tcPr>
          <w:p w:rsidRPr="009B2BC7" w:rsidR="00483286" w:rsidRDefault="00483286" w14:paraId="695DF15C" w14:textId="1616680B">
            <w:pPr>
              <w:spacing w:after="0"/>
              <w:rPr>
                <w:rFonts w:eastAsia="Times New Roman" w:cs="Times New Roman"/>
                <w:color w:val="7030A0"/>
              </w:rPr>
            </w:pPr>
            <w:r w:rsidRPr="009B2BC7">
              <w:rPr>
                <w:color w:val="7030A0"/>
              </w:rPr>
              <w:t xml:space="preserve">The DTS AutoStage </w:t>
            </w:r>
            <w:r>
              <w:rPr>
                <w:color w:val="7030A0"/>
              </w:rPr>
              <w:t>R</w:t>
            </w:r>
            <w:r w:rsidRPr="009B2BC7">
              <w:rPr>
                <w:color w:val="7030A0"/>
              </w:rPr>
              <w:t xml:space="preserve">eceiver </w:t>
            </w:r>
            <w:del w:author="Paul Peyla" w:date="2026-04-08T13:06:00Z" w16du:dateUtc="2026-04-08T17:06:00Z" w:id="731">
              <w:r w:rsidRPr="009B2BC7" w:rsidDel="00CF0AB2">
                <w:rPr>
                  <w:color w:val="7030A0"/>
                </w:rPr>
                <w:delText xml:space="preserve">should </w:delText>
              </w:r>
            </w:del>
            <w:ins w:author="Paul Peyla" w:date="2026-04-08T13:06:00Z" w16du:dateUtc="2026-04-08T17:06:00Z" w:id="732">
              <w:r w:rsidR="00CF0AB2">
                <w:rPr>
                  <w:color w:val="7030A0"/>
                </w:rPr>
                <w:t>may</w:t>
              </w:r>
              <w:r w:rsidRPr="009B2BC7" w:rsidR="00CF0AB2">
                <w:rPr>
                  <w:color w:val="7030A0"/>
                </w:rPr>
                <w:t xml:space="preserve"> </w:t>
              </w:r>
            </w:ins>
            <w:r>
              <w:rPr>
                <w:color w:val="7030A0"/>
              </w:rPr>
              <w:t>monitor</w:t>
            </w:r>
            <w:r w:rsidRPr="009B2BC7">
              <w:rPr>
                <w:color w:val="7030A0"/>
              </w:rPr>
              <w:t xml:space="preserve"> automotive OS events to automatically trigger playback of </w:t>
            </w:r>
            <w:del w:author="Paul Peyla" w:date="2026-04-08T13:06:00Z" w16du:dateUtc="2026-04-08T17:06:00Z" w:id="733">
              <w:r w:rsidDel="00AC467F">
                <w:rPr>
                  <w:color w:val="7030A0"/>
                </w:rPr>
                <w:delText xml:space="preserve">welcome </w:delText>
              </w:r>
              <w:r w:rsidDel="00CF0AB2">
                <w:rPr>
                  <w:color w:val="7030A0"/>
                </w:rPr>
                <w:delText>a</w:delText>
              </w:r>
            </w:del>
            <w:ins w:author="Paul Peyla" w:date="2026-04-08T13:06:00Z" w16du:dateUtc="2026-04-08T17:06:00Z" w:id="734">
              <w:r w:rsidR="00CF0AB2">
                <w:rPr>
                  <w:color w:val="7030A0"/>
                </w:rPr>
                <w:t>A</w:t>
              </w:r>
            </w:ins>
            <w:r>
              <w:rPr>
                <w:color w:val="7030A0"/>
              </w:rPr>
              <w:t xml:space="preserve">udio </w:t>
            </w:r>
            <w:del w:author="Paul Peyla" w:date="2026-04-08T13:06:00Z" w16du:dateUtc="2026-04-08T17:06:00Z" w:id="735">
              <w:r w:rsidDel="00CF0AB2">
                <w:rPr>
                  <w:color w:val="7030A0"/>
                </w:rPr>
                <w:delText>m</w:delText>
              </w:r>
            </w:del>
            <w:ins w:author="Paul Peyla" w:date="2026-04-08T13:06:00Z" w16du:dateUtc="2026-04-08T17:06:00Z" w:id="736">
              <w:r w:rsidR="00CF0AB2">
                <w:rPr>
                  <w:color w:val="7030A0"/>
                </w:rPr>
                <w:t>M</w:t>
              </w:r>
            </w:ins>
            <w:r>
              <w:rPr>
                <w:color w:val="7030A0"/>
              </w:rPr>
              <w:t>essages</w:t>
            </w:r>
            <w:r w:rsidRPr="009B2BC7">
              <w:rPr>
                <w:color w:val="7030A0"/>
              </w:rPr>
              <w:t>.</w:t>
            </w:r>
            <w:r>
              <w:rPr>
                <w:color w:val="7030A0"/>
              </w:rPr>
              <w:t xml:space="preserve"> The actual trigger event may be determined at the discretion of the manufacturer.</w:t>
            </w:r>
          </w:p>
        </w:tc>
      </w:tr>
    </w:tbl>
    <w:p w:rsidR="00483286" w:rsidP="002F7F52" w:rsidRDefault="00483286" w14:paraId="4E741731" w14:textId="77777777">
      <w:pPr>
        <w:spacing w:after="0"/>
      </w:pPr>
    </w:p>
    <w:p w:rsidR="00483286" w:rsidRDefault="00483286" w14:paraId="56AA80E0" w14:textId="5B439002">
      <w:pPr>
        <w:spacing w:after="0"/>
        <w:pPrChange w:author="Paul Peyla" w:date="2026-04-08T13:27:00Z" w16du:dateUtc="2026-04-08T17:27:00Z" w:id="737">
          <w:pPr/>
        </w:pPrChange>
      </w:pPr>
      <w:r>
        <w:t xml:space="preserve">For instance, infotainment systems using the Android Automotive Operating System (AAOS) could </w:t>
      </w:r>
      <w:r w:rsidRPr="007663F7">
        <w:rPr>
          <w:color w:val="000000" w:themeColor="text1"/>
        </w:rPr>
        <w:t xml:space="preserve">register for </w:t>
      </w:r>
      <w:r>
        <w:rPr>
          <w:color w:val="000000" w:themeColor="text1"/>
        </w:rPr>
        <w:t xml:space="preserve">events (e.g., </w:t>
      </w:r>
      <w:r w:rsidRPr="007663F7">
        <w:rPr>
          <w:color w:val="000000" w:themeColor="text1"/>
        </w:rPr>
        <w:t xml:space="preserve">boot completion, </w:t>
      </w:r>
      <w:r>
        <w:rPr>
          <w:color w:val="000000" w:themeColor="text1"/>
        </w:rPr>
        <w:t xml:space="preserve">door open, </w:t>
      </w:r>
      <w:r w:rsidRPr="007663F7">
        <w:rPr>
          <w:color w:val="000000" w:themeColor="text1"/>
        </w:rPr>
        <w:t>power state changes,</w:t>
      </w:r>
      <w:r>
        <w:rPr>
          <w:color w:val="000000" w:themeColor="text1"/>
        </w:rPr>
        <w:t xml:space="preserve"> accessory state,</w:t>
      </w:r>
      <w:r w:rsidRPr="007663F7">
        <w:rPr>
          <w:color w:val="000000" w:themeColor="text1"/>
        </w:rPr>
        <w:t xml:space="preserve"> </w:t>
      </w:r>
      <w:r>
        <w:rPr>
          <w:color w:val="000000" w:themeColor="text1"/>
        </w:rPr>
        <w:t xml:space="preserve">key detection, </w:t>
      </w:r>
      <w:r w:rsidRPr="007663F7">
        <w:rPr>
          <w:color w:val="000000" w:themeColor="text1"/>
        </w:rPr>
        <w:t>and ignition events</w:t>
      </w:r>
      <w:r>
        <w:rPr>
          <w:color w:val="000000" w:themeColor="text1"/>
        </w:rPr>
        <w:t>)</w:t>
      </w:r>
      <w:r>
        <w:t>. The infotainment system would require system-level privileges to register for these events.</w:t>
      </w:r>
    </w:p>
    <w:tbl>
      <w:tblPr>
        <w:tblW w:w="9639" w:type="dxa"/>
        <w:tblLook w:val="04A0" w:firstRow="1" w:lastRow="0" w:firstColumn="1" w:lastColumn="0" w:noHBand="0" w:noVBand="1"/>
      </w:tblPr>
      <w:tblGrid>
        <w:gridCol w:w="1134"/>
        <w:gridCol w:w="8505"/>
      </w:tblGrid>
      <w:tr w:rsidRPr="0016253F" w:rsidR="00483286" w:rsidDel="00225FAC" w14:paraId="5AC0EAF8" w14:textId="6FB0005E">
        <w:trPr>
          <w:cantSplit/>
          <w:trHeight w:val="600"/>
          <w:del w:author="Paul Peyla" w:date="2026-04-08T13:21:00Z" w:id="738"/>
        </w:trPr>
        <w:tc>
          <w:tcPr>
            <w:tcW w:w="1134" w:type="dxa"/>
            <w:tcBorders>
              <w:top w:val="nil"/>
              <w:left w:val="nil"/>
              <w:bottom w:val="nil"/>
              <w:right w:val="nil"/>
            </w:tcBorders>
            <w:shd w:val="clear" w:color="auto" w:fill="D6DCE4" w:themeFill="background2"/>
            <w:noWrap/>
            <w:vAlign w:val="center"/>
            <w:hideMark/>
          </w:tcPr>
          <w:p w:rsidRPr="00C6094A" w:rsidR="00483286" w:rsidDel="00225FAC" w:rsidRDefault="00483286" w14:paraId="661EF58D" w14:textId="64CAE5BD">
            <w:pPr>
              <w:spacing w:after="0"/>
              <w:rPr>
                <w:del w:author="Paul Peyla" w:date="2026-04-08T13:21:00Z" w16du:dateUtc="2026-04-08T17:21:00Z" w:id="739"/>
                <w:rFonts w:eastAsia="Times New Roman" w:cs="Times New Roman"/>
                <w:color w:val="E4146E"/>
              </w:rPr>
            </w:pPr>
            <w:commentRangeStart w:id="740"/>
            <w:commentRangeStart w:id="741"/>
            <w:del w:author="Paul Peyla" w:date="2026-04-08T13:21:00Z" w16du:dateUtc="2026-04-08T17:21:00Z" w:id="742">
              <w:r w:rsidRPr="00C6094A" w:rsidDel="00225FAC">
                <w:rPr>
                  <w:rFonts w:eastAsia="Times New Roman" w:cs="Times New Roman"/>
                  <w:color w:val="E4146E"/>
                </w:rPr>
                <w:delText>REQ-5</w:delText>
              </w:r>
              <w:r w:rsidDel="00225FAC" w:rsidR="000505FA">
                <w:rPr>
                  <w:rFonts w:eastAsia="Times New Roman" w:cs="Times New Roman"/>
                  <w:color w:val="E4146E"/>
                </w:rPr>
                <w:delText>6</w:delText>
              </w:r>
            </w:del>
          </w:p>
        </w:tc>
        <w:tc>
          <w:tcPr>
            <w:tcW w:w="8505" w:type="dxa"/>
            <w:tcBorders>
              <w:top w:val="nil"/>
              <w:left w:val="nil"/>
              <w:bottom w:val="nil"/>
              <w:right w:val="nil"/>
            </w:tcBorders>
            <w:vAlign w:val="center"/>
            <w:hideMark/>
          </w:tcPr>
          <w:p w:rsidRPr="00C6094A" w:rsidR="00483286" w:rsidDel="00225FAC" w:rsidRDefault="00483286" w14:paraId="4CBF1CCE" w14:textId="566EB203">
            <w:pPr>
              <w:spacing w:after="0"/>
              <w:rPr>
                <w:del w:author="Paul Peyla" w:date="2026-04-08T13:21:00Z" w16du:dateUtc="2026-04-08T17:21:00Z" w:id="743"/>
                <w:rFonts w:eastAsia="Times New Roman" w:cs="Times New Roman"/>
                <w:color w:val="E4146E"/>
              </w:rPr>
            </w:pPr>
            <w:del w:author="Paul Peyla" w:date="2026-04-08T13:21:00Z" w16du:dateUtc="2026-04-08T17:21:00Z" w:id="744">
              <w:r w:rsidRPr="00C6094A" w:rsidDel="00225FAC">
                <w:rPr>
                  <w:color w:val="E4146E"/>
                </w:rPr>
                <w:delText xml:space="preserve">The DTS AutoStage Receiver shall not mute or obscure </w:delText>
              </w:r>
            </w:del>
            <w:del w:author="Paul Peyla" w:date="2026-04-08T13:09:00Z" w16du:dateUtc="2026-04-08T17:09:00Z" w:id="745">
              <w:r w:rsidRPr="00C6094A" w:rsidDel="00363EA6">
                <w:rPr>
                  <w:color w:val="E4146E"/>
                </w:rPr>
                <w:delText xml:space="preserve">welcome </w:delText>
              </w:r>
              <w:r w:rsidRPr="00C6094A" w:rsidDel="00B756CF">
                <w:rPr>
                  <w:color w:val="E4146E"/>
                </w:rPr>
                <w:delText>a</w:delText>
              </w:r>
            </w:del>
            <w:del w:author="Paul Peyla" w:date="2026-04-08T13:21:00Z" w16du:dateUtc="2026-04-08T17:21:00Z" w:id="746">
              <w:r w:rsidRPr="00C6094A" w:rsidDel="00225FAC">
                <w:rPr>
                  <w:color w:val="E4146E"/>
                </w:rPr>
                <w:delText xml:space="preserve">udio </w:delText>
              </w:r>
            </w:del>
            <w:del w:author="Paul Peyla" w:date="2026-04-08T13:09:00Z" w16du:dateUtc="2026-04-08T17:09:00Z" w:id="747">
              <w:r w:rsidRPr="00C6094A" w:rsidDel="00B756CF">
                <w:rPr>
                  <w:color w:val="E4146E"/>
                </w:rPr>
                <w:delText>m</w:delText>
              </w:r>
            </w:del>
            <w:del w:author="Paul Peyla" w:date="2026-04-08T13:21:00Z" w16du:dateUtc="2026-04-08T17:21:00Z" w:id="748">
              <w:r w:rsidRPr="00C6094A" w:rsidDel="00225FAC">
                <w:rPr>
                  <w:color w:val="E4146E"/>
                </w:rPr>
                <w:delText xml:space="preserve">essages with other </w:delText>
              </w:r>
              <w:r w:rsidDel="00225FAC" w:rsidR="00B6050B">
                <w:rPr>
                  <w:color w:val="E4146E"/>
                </w:rPr>
                <w:delText xml:space="preserve">non-safety-related </w:delText>
              </w:r>
              <w:r w:rsidRPr="00C6094A" w:rsidDel="00225FAC">
                <w:rPr>
                  <w:color w:val="E4146E"/>
                </w:rPr>
                <w:delText>sounds (e.g., welcome messages, auxiliary audio, etc.).</w:delText>
              </w:r>
            </w:del>
          </w:p>
        </w:tc>
      </w:tr>
    </w:tbl>
    <w:p w:rsidR="00483286" w:rsidDel="00225FAC" w:rsidP="00483286" w:rsidRDefault="00F56FAC" w14:paraId="360307A8" w14:textId="4E0B09D6">
      <w:pPr>
        <w:rPr>
          <w:del w:author="Paul Peyla" w:date="2026-04-08T13:21:00Z" w16du:dateUtc="2026-04-08T17:21:00Z" w:id="749"/>
        </w:rPr>
      </w:pPr>
      <w:del w:author="Paul Peyla" w:date="2026-04-08T13:21:00Z" w16du:dateUtc="2026-04-08T17:21:00Z" w:id="750">
        <w:commentRangeEnd w:id="740"/>
        <w:r w:rsidDel="00225FAC">
          <w:rPr>
            <w:rStyle w:val="CommentReference"/>
            <w:sz w:val="22"/>
            <w:szCs w:val="22"/>
          </w:rPr>
          <w:commentReference w:id="740"/>
        </w:r>
        <w:commentRangeEnd w:id="741"/>
        <w:r>
          <w:rPr>
            <w:rStyle w:val="CommentReference"/>
          </w:rPr>
          <w:commentReference w:id="741"/>
        </w:r>
      </w:del>
    </w:p>
    <w:tbl>
      <w:tblPr>
        <w:tblW w:w="9639" w:type="dxa"/>
        <w:tblLook w:val="04A0" w:firstRow="1" w:lastRow="0" w:firstColumn="1" w:lastColumn="0" w:noHBand="0" w:noVBand="1"/>
      </w:tblPr>
      <w:tblGrid>
        <w:gridCol w:w="1134"/>
        <w:gridCol w:w="8505"/>
      </w:tblGrid>
      <w:tr w:rsidRPr="0016253F" w:rsidR="00483286" w:rsidDel="00225FAC" w14:paraId="24B745EF" w14:textId="1E869F1C">
        <w:trPr>
          <w:cantSplit/>
          <w:trHeight w:val="600"/>
          <w:del w:author="Paul Peyla" w:date="2026-04-08T13:21:00Z" w:id="752"/>
        </w:trPr>
        <w:tc>
          <w:tcPr>
            <w:tcW w:w="1134" w:type="dxa"/>
            <w:tcBorders>
              <w:top w:val="nil"/>
              <w:left w:val="nil"/>
              <w:bottom w:val="nil"/>
              <w:right w:val="nil"/>
            </w:tcBorders>
            <w:shd w:val="clear" w:color="auto" w:fill="D6DCE4" w:themeFill="background2"/>
            <w:noWrap/>
            <w:vAlign w:val="center"/>
            <w:hideMark/>
          </w:tcPr>
          <w:p w:rsidRPr="009D1070" w:rsidR="00483286" w:rsidDel="00225FAC" w:rsidRDefault="00483286" w14:paraId="2D499086" w14:textId="62B3458D">
            <w:pPr>
              <w:spacing w:after="0"/>
              <w:rPr>
                <w:del w:author="Paul Peyla" w:date="2026-04-08T13:21:00Z" w16du:dateUtc="2026-04-08T17:21:00Z" w:id="753"/>
                <w:rFonts w:eastAsia="Times New Roman" w:cs="Times New Roman"/>
                <w:color w:val="7030A0"/>
              </w:rPr>
            </w:pPr>
            <w:del w:author="Paul Peyla" w:date="2026-04-08T13:21:00Z" w16du:dateUtc="2026-04-08T17:21:00Z" w:id="754">
              <w:r w:rsidRPr="009D1070" w:rsidDel="00225FAC">
                <w:rPr>
                  <w:rFonts w:eastAsia="Times New Roman" w:cs="Times New Roman"/>
                  <w:color w:val="7030A0"/>
                </w:rPr>
                <w:delText>REC-</w:delText>
              </w:r>
              <w:r w:rsidDel="00225FAC">
                <w:rPr>
                  <w:rFonts w:eastAsia="Times New Roman" w:cs="Times New Roman"/>
                  <w:color w:val="7030A0"/>
                </w:rPr>
                <w:delText>1</w:delText>
              </w:r>
              <w:r w:rsidDel="00225FAC" w:rsidR="000505FA">
                <w:rPr>
                  <w:rFonts w:eastAsia="Times New Roman" w:cs="Times New Roman"/>
                  <w:color w:val="7030A0"/>
                </w:rPr>
                <w:delText>2</w:delText>
              </w:r>
            </w:del>
          </w:p>
        </w:tc>
        <w:tc>
          <w:tcPr>
            <w:tcW w:w="8505" w:type="dxa"/>
            <w:tcBorders>
              <w:top w:val="nil"/>
              <w:left w:val="nil"/>
              <w:bottom w:val="nil"/>
              <w:right w:val="nil"/>
            </w:tcBorders>
            <w:vAlign w:val="center"/>
            <w:hideMark/>
          </w:tcPr>
          <w:p w:rsidRPr="009D1070" w:rsidR="00483286" w:rsidDel="00225FAC" w:rsidRDefault="00483286" w14:paraId="7A3A2C02" w14:textId="0294B8EA">
            <w:pPr>
              <w:spacing w:after="0"/>
              <w:rPr>
                <w:del w:author="Paul Peyla" w:date="2026-04-08T13:21:00Z" w16du:dateUtc="2026-04-08T17:21:00Z" w:id="755"/>
                <w:rFonts w:eastAsia="Times New Roman" w:cs="Times New Roman"/>
                <w:color w:val="7030A0"/>
              </w:rPr>
            </w:pPr>
            <w:del w:author="Paul Peyla" w:date="2026-04-08T13:21:00Z" w16du:dateUtc="2026-04-08T17:21:00Z" w:id="756">
              <w:r w:rsidRPr="009D1070" w:rsidDel="00225FAC">
                <w:rPr>
                  <w:rFonts w:eastAsia="Times New Roman" w:cs="Times New Roman"/>
                  <w:color w:val="7030A0"/>
                </w:rPr>
                <w:delText xml:space="preserve">The DTS AutoStage Receiver may allow user control over the volume of </w:delText>
              </w:r>
            </w:del>
            <w:del w:author="Paul Peyla" w:date="2026-04-08T13:10:00Z" w16du:dateUtc="2026-04-08T17:10:00Z" w:id="757">
              <w:r w:rsidDel="00B756CF">
                <w:rPr>
                  <w:rFonts w:eastAsia="Times New Roman" w:cs="Times New Roman"/>
                  <w:color w:val="7030A0"/>
                </w:rPr>
                <w:delText>welcome a</w:delText>
              </w:r>
            </w:del>
            <w:del w:author="Paul Peyla" w:date="2026-04-08T13:21:00Z" w16du:dateUtc="2026-04-08T17:21:00Z" w:id="758">
              <w:r w:rsidDel="00225FAC">
                <w:rPr>
                  <w:rFonts w:eastAsia="Times New Roman" w:cs="Times New Roman"/>
                  <w:color w:val="7030A0"/>
                </w:rPr>
                <w:delText xml:space="preserve">udio </w:delText>
              </w:r>
            </w:del>
            <w:del w:author="Paul Peyla" w:date="2026-04-08T13:10:00Z" w16du:dateUtc="2026-04-08T17:10:00Z" w:id="759">
              <w:r w:rsidDel="00B756CF">
                <w:rPr>
                  <w:rFonts w:eastAsia="Times New Roman" w:cs="Times New Roman"/>
                  <w:color w:val="7030A0"/>
                </w:rPr>
                <w:delText>m</w:delText>
              </w:r>
            </w:del>
            <w:del w:author="Paul Peyla" w:date="2026-04-08T13:21:00Z" w16du:dateUtc="2026-04-08T17:21:00Z" w:id="760">
              <w:r w:rsidDel="00225FAC">
                <w:rPr>
                  <w:rFonts w:eastAsia="Times New Roman" w:cs="Times New Roman"/>
                  <w:color w:val="7030A0"/>
                </w:rPr>
                <w:delText>essages</w:delText>
              </w:r>
              <w:r w:rsidRPr="009D1070" w:rsidDel="00225FAC">
                <w:rPr>
                  <w:rFonts w:eastAsia="Times New Roman" w:cs="Times New Roman"/>
                  <w:color w:val="7030A0"/>
                </w:rPr>
                <w:delText xml:space="preserve">, </w:delText>
              </w:r>
              <w:r w:rsidDel="00225FAC">
                <w:rPr>
                  <w:rFonts w:eastAsia="Times New Roman" w:cs="Times New Roman"/>
                  <w:color w:val="7030A0"/>
                </w:rPr>
                <w:delText>provided the volume remains above a minimum audible level.</w:delText>
              </w:r>
            </w:del>
          </w:p>
        </w:tc>
      </w:tr>
    </w:tbl>
    <w:p w:rsidR="00483286" w:rsidDel="00225FAC" w:rsidP="00483286" w:rsidRDefault="00483286" w14:paraId="2602A962" w14:textId="2D92AE32">
      <w:pPr>
        <w:rPr>
          <w:del w:author="Paul Peyla" w:date="2026-04-08T13:21:00Z" w16du:dateUtc="2026-04-08T17:21:00Z" w:id="761"/>
        </w:rPr>
      </w:pPr>
    </w:p>
    <w:tbl>
      <w:tblPr>
        <w:tblW w:w="9639" w:type="dxa"/>
        <w:tblLook w:val="04A0" w:firstRow="1" w:lastRow="0" w:firstColumn="1" w:lastColumn="0" w:noHBand="0" w:noVBand="1"/>
      </w:tblPr>
      <w:tblGrid>
        <w:gridCol w:w="1134"/>
        <w:gridCol w:w="8505"/>
      </w:tblGrid>
      <w:tr w:rsidRPr="0016253F" w:rsidR="00483286" w:rsidDel="00225FAC" w14:paraId="5422371D" w14:textId="406CAF4D">
        <w:trPr>
          <w:cantSplit/>
          <w:trHeight w:val="600"/>
          <w:del w:author="Paul Peyla" w:date="2026-04-08T13:21:00Z" w:id="762"/>
        </w:trPr>
        <w:tc>
          <w:tcPr>
            <w:tcW w:w="1134" w:type="dxa"/>
            <w:tcBorders>
              <w:top w:val="nil"/>
              <w:left w:val="nil"/>
              <w:bottom w:val="nil"/>
              <w:right w:val="nil"/>
            </w:tcBorders>
            <w:shd w:val="clear" w:color="auto" w:fill="D6DCE4" w:themeFill="background2"/>
            <w:noWrap/>
            <w:vAlign w:val="center"/>
            <w:hideMark/>
          </w:tcPr>
          <w:p w:rsidRPr="00C6094A" w:rsidR="00483286" w:rsidDel="00225FAC" w:rsidRDefault="00483286" w14:paraId="45C8C437" w14:textId="2DB2F785">
            <w:pPr>
              <w:spacing w:after="0"/>
              <w:rPr>
                <w:del w:author="Paul Peyla" w:date="2026-04-08T13:21:00Z" w16du:dateUtc="2026-04-08T17:21:00Z" w:id="763"/>
                <w:rFonts w:eastAsia="Times New Roman" w:cs="Times New Roman"/>
                <w:color w:val="E4146E"/>
              </w:rPr>
            </w:pPr>
            <w:del w:author="Paul Peyla" w:date="2026-04-08T13:21:00Z" w16du:dateUtc="2026-04-08T17:21:00Z" w:id="764">
              <w:r w:rsidRPr="00C6094A" w:rsidDel="00225FAC">
                <w:rPr>
                  <w:rFonts w:eastAsia="Times New Roman" w:cs="Times New Roman"/>
                  <w:color w:val="E4146E"/>
                </w:rPr>
                <w:delText>REQ-</w:delText>
              </w:r>
              <w:r w:rsidDel="00225FAC">
                <w:rPr>
                  <w:rFonts w:eastAsia="Times New Roman" w:cs="Times New Roman"/>
                  <w:color w:val="E4146E"/>
                </w:rPr>
                <w:delText>5</w:delText>
              </w:r>
              <w:r w:rsidDel="00225FAC" w:rsidR="000505FA">
                <w:rPr>
                  <w:rFonts w:eastAsia="Times New Roman" w:cs="Times New Roman"/>
                  <w:color w:val="E4146E"/>
                </w:rPr>
                <w:delText>7</w:delText>
              </w:r>
            </w:del>
          </w:p>
        </w:tc>
        <w:tc>
          <w:tcPr>
            <w:tcW w:w="8505" w:type="dxa"/>
            <w:tcBorders>
              <w:top w:val="nil"/>
              <w:left w:val="nil"/>
              <w:bottom w:val="nil"/>
              <w:right w:val="nil"/>
            </w:tcBorders>
            <w:vAlign w:val="center"/>
          </w:tcPr>
          <w:p w:rsidRPr="00C6094A" w:rsidR="00483286" w:rsidDel="00225FAC" w:rsidRDefault="00483286" w14:paraId="421C5629" w14:textId="7BFD532C">
            <w:pPr>
              <w:spacing w:after="0"/>
              <w:rPr>
                <w:del w:author="Paul Peyla" w:date="2026-04-08T13:21:00Z" w16du:dateUtc="2026-04-08T17:21:00Z" w:id="765"/>
                <w:rFonts w:eastAsia="Times New Roman" w:cs="Times New Roman"/>
                <w:color w:val="E4146E"/>
              </w:rPr>
            </w:pPr>
            <w:commentRangeStart w:id="766"/>
            <w:commentRangeStart w:id="767"/>
            <w:del w:author="Paul Peyla" w:date="2026-04-08T13:21:00Z" w16du:dateUtc="2026-04-08T17:21:00Z" w:id="768">
              <w:r w:rsidRPr="00C6094A" w:rsidDel="00225FAC">
                <w:rPr>
                  <w:rFonts w:eastAsia="Times New Roman" w:cs="Times New Roman"/>
                  <w:color w:val="E4146E"/>
                </w:rPr>
                <w:delText xml:space="preserve">When a campaign terminates, the DTS AutoStage Receiver shall cease playing associated </w:delText>
              </w:r>
            </w:del>
            <w:del w:author="Paul Peyla" w:date="2026-04-08T13:10:00Z" w16du:dateUtc="2026-04-08T17:10:00Z" w:id="769">
              <w:r w:rsidRPr="00C6094A" w:rsidDel="003878DA">
                <w:rPr>
                  <w:rFonts w:eastAsia="Times New Roman" w:cs="Times New Roman"/>
                  <w:color w:val="E4146E"/>
                </w:rPr>
                <w:delText>welcome a</w:delText>
              </w:r>
            </w:del>
            <w:del w:author="Paul Peyla" w:date="2026-04-08T13:21:00Z" w16du:dateUtc="2026-04-08T17:21:00Z" w:id="770">
              <w:r w:rsidRPr="00C6094A" w:rsidDel="00225FAC">
                <w:rPr>
                  <w:rFonts w:eastAsia="Times New Roman" w:cs="Times New Roman"/>
                  <w:color w:val="E4146E"/>
                </w:rPr>
                <w:delText xml:space="preserve">udio </w:delText>
              </w:r>
            </w:del>
            <w:del w:author="Paul Peyla" w:date="2026-04-08T13:10:00Z" w16du:dateUtc="2026-04-08T17:10:00Z" w:id="771">
              <w:r w:rsidRPr="00C6094A" w:rsidDel="003878DA">
                <w:rPr>
                  <w:rFonts w:eastAsia="Times New Roman" w:cs="Times New Roman"/>
                  <w:color w:val="E4146E"/>
                </w:rPr>
                <w:delText>m</w:delText>
              </w:r>
            </w:del>
            <w:del w:author="Paul Peyla" w:date="2026-04-08T13:21:00Z" w16du:dateUtc="2026-04-08T17:21:00Z" w:id="772">
              <w:r w:rsidRPr="00C6094A" w:rsidDel="00225FAC">
                <w:rPr>
                  <w:rFonts w:eastAsia="Times New Roman" w:cs="Times New Roman"/>
                  <w:color w:val="E4146E"/>
                </w:rPr>
                <w:delText>essages.</w:delText>
              </w:r>
              <w:commentRangeEnd w:id="766"/>
              <w:r w:rsidRPr="00C6094A" w:rsidDel="00225FAC" w:rsidR="00630F7C">
                <w:rPr>
                  <w:rStyle w:val="CommentReference"/>
                  <w:rFonts w:eastAsia="Times New Roman" w:cs="Times New Roman"/>
                  <w:color w:val="E4146E"/>
                  <w:sz w:val="22"/>
                  <w:szCs w:val="22"/>
                </w:rPr>
                <w:commentReference w:id="766"/>
              </w:r>
              <w:commentRangeEnd w:id="767"/>
              <w:r>
                <w:rPr>
                  <w:rStyle w:val="CommentReference"/>
                </w:rPr>
                <w:commentReference w:id="767"/>
              </w:r>
            </w:del>
          </w:p>
        </w:tc>
      </w:tr>
    </w:tbl>
    <w:p w:rsidR="00483286" w:rsidDel="00225FAC" w:rsidP="00483286" w:rsidRDefault="00CD6B25" w14:paraId="3FA933AB" w14:textId="78F36EDB">
      <w:pPr>
        <w:spacing w:after="0"/>
        <w:rPr>
          <w:del w:author="Paul Peyla" w:date="2026-04-08T13:21:00Z" w16du:dateUtc="2026-04-08T17:21:00Z" w:id="773"/>
          <w:b/>
          <w:bCs/>
          <w:u w:val="single"/>
        </w:rPr>
      </w:pPr>
      <w:ins w:author="Paul Peyla" w:date="2026-04-21T13:55:00Z" w16du:dateUtc="2026-04-21T17:55:00Z" w:id="774">
        <w:r>
          <w:rPr>
            <w:b/>
            <w:bCs/>
            <w:u w:val="single"/>
          </w:rPr>
          <w:t xml:space="preserve"> </w:t>
        </w:r>
      </w:ins>
    </w:p>
    <w:p w:rsidR="00483286" w:rsidDel="00225FAC" w:rsidP="00483286" w:rsidRDefault="00483286" w14:paraId="593002AF" w14:textId="154E7672">
      <w:pPr>
        <w:rPr>
          <w:del w:author="Paul Peyla" w:date="2026-04-08T13:21:00Z" w16du:dateUtc="2026-04-08T17:21:00Z" w:id="775"/>
        </w:rPr>
      </w:pPr>
      <w:del w:author="Paul Peyla" w:date="2026-04-08T13:21:00Z" w16du:dateUtc="2026-04-08T17:21:00Z" w:id="776">
        <w:r w:rsidDel="00225FAC">
          <w:delText>Circumstances may arise in which an advertiser may desire to immediately stop playing certain ads.</w:delText>
        </w:r>
      </w:del>
    </w:p>
    <w:p w:rsidR="00483286" w:rsidP="002F7F52" w:rsidRDefault="00483286" w14:paraId="031B6B06" w14:textId="77777777">
      <w:pPr>
        <w:spacing w:after="0"/>
        <w:rPr>
          <w:b/>
          <w:bCs/>
          <w:u w:val="single"/>
        </w:rPr>
      </w:pPr>
    </w:p>
    <w:p w:rsidRPr="002B5E47" w:rsidR="003438E5" w:rsidP="003438E5" w:rsidRDefault="003438E5" w14:paraId="7FB162BF" w14:textId="77777777">
      <w:pPr>
        <w:pStyle w:val="Heading4"/>
      </w:pPr>
      <w:bookmarkStart w:name="_Ref213427178" w:id="777"/>
      <w:r>
        <w:t>Impressions</w:t>
      </w:r>
      <w:bookmarkEnd w:id="777"/>
    </w:p>
    <w:p w:rsidR="003438E5" w:rsidP="003438E5" w:rsidRDefault="003438E5" w14:paraId="53264427" w14:textId="52DE4711">
      <w:commentRangeStart w:id="778"/>
      <w:commentRangeStart w:id="779"/>
      <w:r>
        <w:t>Impressions count the number of times an ad was</w:t>
      </w:r>
      <w:del w:author="Paul Peyla" w:date="2026-04-13T17:10:00Z" w16du:dateUtc="2026-04-13T21:10:00Z" w:id="780">
        <w:r w:rsidDel="00A249F2">
          <w:delText xml:space="preserve"> </w:delText>
        </w:r>
      </w:del>
      <w:commentRangeStart w:id="781"/>
      <w:commentRangeStart w:id="782"/>
      <w:del w:author="Paul Peyla" w:date="2026-04-13T17:09:00Z" w16du:dateUtc="2026-04-13T21:09:00Z" w:id="783">
        <w:r w:rsidDel="00A249F2" w:rsidR="000940AA">
          <w:delText>completely</w:delText>
        </w:r>
      </w:del>
      <w:r w:rsidR="000940AA">
        <w:t xml:space="preserve"> </w:t>
      </w:r>
      <w:commentRangeEnd w:id="781"/>
      <w:r w:rsidR="00A11E8D">
        <w:rPr>
          <w:rStyle w:val="CommentReference"/>
          <w:sz w:val="22"/>
          <w:szCs w:val="22"/>
        </w:rPr>
        <w:commentReference w:id="781"/>
      </w:r>
      <w:commentRangeEnd w:id="782"/>
      <w:r>
        <w:rPr>
          <w:rStyle w:val="CommentReference"/>
        </w:rPr>
        <w:commentReference w:id="782"/>
      </w:r>
      <w:r>
        <w:t>played back</w:t>
      </w:r>
      <w:ins w:author="Paul Peyla" w:date="2026-04-13T17:10:00Z" w16du:dateUtc="2026-04-13T21:10:00Z" w:id="784">
        <w:r w:rsidR="00EB690A">
          <w:t xml:space="preserve">, and </w:t>
        </w:r>
        <w:r w:rsidR="00A249F2">
          <w:t>whether</w:t>
        </w:r>
        <w:r w:rsidR="00EB690A">
          <w:t xml:space="preserve"> the playout was</w:t>
        </w:r>
        <w:r w:rsidR="00A249F2">
          <w:t xml:space="preserve"> complete</w:t>
        </w:r>
      </w:ins>
      <w:ins w:author="Paul Peyla" w:date="2026-04-17T16:08:00Z" w16du:dateUtc="2026-04-17T20:08:00Z" w:id="785">
        <w:r w:rsidR="001F3A9E">
          <w:t>,</w:t>
        </w:r>
      </w:ins>
      <w:ins w:author="Paul Peyla" w:date="2026-04-13T17:10:00Z" w16du:dateUtc="2026-04-13T21:10:00Z" w:id="786">
        <w:r w:rsidR="00A249F2">
          <w:t xml:space="preserve"> part</w:t>
        </w:r>
        <w:r w:rsidR="009C64F5">
          <w:t>ial</w:t>
        </w:r>
      </w:ins>
      <w:ins w:author="Paul Peyla" w:date="2026-04-17T16:09:00Z" w16du:dateUtc="2026-04-17T20:09:00Z" w:id="787">
        <w:r w:rsidR="001F3A9E">
          <w:t>, or in error</w:t>
        </w:r>
      </w:ins>
      <w:r>
        <w:t xml:space="preserve">. </w:t>
      </w:r>
      <w:del w:author="Paul Peyla" w:date="2026-04-08T13:33:00Z" w16du:dateUtc="2026-04-08T17:33:00Z" w:id="788">
        <w:r w:rsidDel="00C70F47">
          <w:delText xml:space="preserve"> </w:delText>
        </w:r>
      </w:del>
      <w:ins w:author="Paul Peyla" w:date="2026-04-13T16:00:00Z" w16du:dateUtc="2026-04-13T20:00:00Z" w:id="789">
        <w:r w:rsidR="003F77E7">
          <w:t>Ad a</w:t>
        </w:r>
      </w:ins>
      <w:ins w:author="Paul Peyla" w:date="2026-04-13T15:58:00Z" w16du:dateUtc="2026-04-13T19:58:00Z" w:id="790">
        <w:r w:rsidR="00917D46">
          <w:t xml:space="preserve">udience measurement </w:t>
        </w:r>
      </w:ins>
      <w:del w:author="Paul Peyla" w:date="2026-04-13T15:58:00Z" w16du:dateUtc="2026-04-13T19:58:00Z" w:id="791">
        <w:r w:rsidDel="00917D46">
          <w:delText xml:space="preserve">Attribution </w:delText>
        </w:r>
      </w:del>
      <w:del w:author="Paul Peyla" w:date="2026-04-23T10:11:00Z" w16du:dateUtc="2026-04-23T14:11:00Z" w:id="792">
        <w:r w:rsidDel="00CE6DD4">
          <w:delText>identifies which ads have been delivered to a specific user, based on user identifiers</w:delText>
        </w:r>
      </w:del>
      <w:del w:author="Paul Peyla" w:date="2026-04-13T15:59:00Z" w16du:dateUtc="2026-04-13T19:59:00Z" w:id="793">
        <w:r w:rsidDel="00653645">
          <w:delText xml:space="preserve">.  </w:delText>
        </w:r>
        <w:r w:rsidDel="00D0736C">
          <w:delText xml:space="preserve">Attribution </w:delText>
        </w:r>
      </w:del>
      <w:del w:author="Paul Peyla" w:date="2026-04-23T10:11:00Z" w16du:dateUtc="2026-04-23T14:11:00Z" w:id="794">
        <w:r w:rsidDel="00CE6DD4">
          <w:delText>allow</w:delText>
        </w:r>
      </w:del>
      <w:del w:author="Paul Peyla" w:date="2026-04-13T15:59:00Z" w16du:dateUtc="2026-04-13T19:59:00Z" w:id="795">
        <w:r w:rsidDel="00886330">
          <w:delText>s</w:delText>
        </w:r>
      </w:del>
      <w:del w:author="Paul Peyla" w:date="2026-04-23T10:11:00Z" w16du:dateUtc="2026-04-23T14:11:00Z" w:id="796">
        <w:r w:rsidDel="00CE6DD4">
          <w:delText xml:space="preserve"> </w:delText>
        </w:r>
      </w:del>
      <w:ins w:author="Paul Peyla" w:date="2026-04-23T10:11:00Z" w16du:dateUtc="2026-04-23T14:11:00Z" w:id="797">
        <w:r w:rsidR="00CE6DD4">
          <w:t xml:space="preserve">allows </w:t>
        </w:r>
      </w:ins>
      <w:r>
        <w:t>advertisers to better understand who has listened to their ads.</w:t>
      </w:r>
      <w:commentRangeEnd w:id="778"/>
      <w:r>
        <w:rPr>
          <w:rStyle w:val="CommentReference"/>
          <w:sz w:val="22"/>
          <w:szCs w:val="22"/>
        </w:rPr>
        <w:commentReference w:id="778"/>
      </w:r>
      <w:commentRangeEnd w:id="779"/>
      <w:r>
        <w:rPr>
          <w:rStyle w:val="CommentReference"/>
        </w:rPr>
        <w:commentReference w:id="779"/>
      </w:r>
    </w:p>
    <w:p w:rsidRPr="00115624" w:rsidR="003438E5" w:rsidP="003438E5" w:rsidRDefault="003438E5" w14:paraId="7E11754A" w14:textId="48BA0ACC">
      <w:r>
        <w:t xml:space="preserve">All ad playouts </w:t>
      </w:r>
      <w:ins w:author="Paul Peyla" w:date="2026-04-13T17:13:00Z" w16du:dateUtc="2026-04-13T21:13:00Z" w:id="798">
        <w:r w:rsidR="00AF3964">
          <w:t xml:space="preserve">– whether complete, partial, or failed – </w:t>
        </w:r>
      </w:ins>
      <w:r>
        <w:t>must be reported</w:t>
      </w:r>
      <w:ins w:author="Paul Peyla" w:date="2026-04-20T16:51:00Z" w16du:dateUtc="2026-04-20T20:51:00Z" w:id="799">
        <w:r w:rsidR="0048256B">
          <w:t xml:space="preserve"> as soon as possible</w:t>
        </w:r>
      </w:ins>
      <w:r>
        <w:t xml:space="preserve"> to </w:t>
      </w:r>
      <w:r w:rsidR="006C35D5">
        <w:t xml:space="preserve">DTS </w:t>
      </w:r>
      <w:r>
        <w:t xml:space="preserve">AutoStage for billing and analytics purposes via the </w:t>
      </w:r>
      <w:r w:rsidRPr="0053244C">
        <w:rPr>
          <w:b/>
          <w:bCs/>
        </w:rPr>
        <w:t>/</w:t>
      </w:r>
      <w:r w:rsidR="00214AC6">
        <w:rPr>
          <w:b/>
          <w:bCs/>
        </w:rPr>
        <w:t>v1/</w:t>
      </w:r>
      <w:r w:rsidRPr="0053244C">
        <w:rPr>
          <w:b/>
          <w:bCs/>
        </w:rPr>
        <w:t>reports/events</w:t>
      </w:r>
      <w:r>
        <w:t xml:space="preserve"> endpoint using the </w:t>
      </w:r>
      <w:r w:rsidRPr="007D6700">
        <w:rPr>
          <w:b/>
          <w:bCs/>
        </w:rPr>
        <w:t>preloadAd</w:t>
      </w:r>
      <w:r>
        <w:t xml:space="preserve"> event</w:t>
      </w:r>
      <w:r w:rsidR="003B1C96">
        <w:t>s</w:t>
      </w:r>
      <w:r>
        <w:t xml:space="preserve"> type.</w:t>
      </w:r>
    </w:p>
    <w:tbl>
      <w:tblPr>
        <w:tblW w:w="9639" w:type="dxa"/>
        <w:tblLook w:val="04A0" w:firstRow="1" w:lastRow="0" w:firstColumn="1" w:lastColumn="0" w:noHBand="0" w:noVBand="1"/>
      </w:tblPr>
      <w:tblGrid>
        <w:gridCol w:w="1134"/>
        <w:gridCol w:w="8505"/>
      </w:tblGrid>
      <w:tr w:rsidRPr="0016253F" w:rsidR="003438E5" w14:paraId="30B172D2"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3438E5" w:rsidRDefault="003438E5" w14:paraId="7ECD9203" w14:textId="1F2BD722">
            <w:pPr>
              <w:spacing w:after="0"/>
              <w:rPr>
                <w:rFonts w:eastAsia="Times New Roman" w:cs="Times New Roman"/>
                <w:color w:val="E4146E"/>
              </w:rPr>
            </w:pPr>
            <w:r w:rsidRPr="0016253F">
              <w:rPr>
                <w:rFonts w:eastAsia="Times New Roman" w:cs="Times New Roman"/>
                <w:color w:val="E4146E"/>
              </w:rPr>
              <w:t>REQ-</w:t>
            </w:r>
            <w:r w:rsidR="003A5CB8">
              <w:rPr>
                <w:rFonts w:eastAsia="Times New Roman" w:cs="Times New Roman"/>
                <w:color w:val="E4146E"/>
              </w:rPr>
              <w:t>58</w:t>
            </w:r>
          </w:p>
        </w:tc>
        <w:tc>
          <w:tcPr>
            <w:tcW w:w="8505" w:type="dxa"/>
            <w:tcBorders>
              <w:top w:val="nil"/>
              <w:left w:val="nil"/>
              <w:bottom w:val="nil"/>
              <w:right w:val="nil"/>
            </w:tcBorders>
            <w:vAlign w:val="center"/>
          </w:tcPr>
          <w:p w:rsidRPr="0016253F" w:rsidR="003438E5" w:rsidRDefault="003438E5" w14:paraId="2F67804A" w14:textId="7FE156F6">
            <w:pPr>
              <w:spacing w:before="20" w:after="20"/>
              <w:rPr>
                <w:rFonts w:eastAsia="Times New Roman" w:cs="Times New Roman"/>
                <w:color w:val="E4146E"/>
              </w:rPr>
              <w:pPrChange w:author="Paul Peyla" w:date="2026-04-17T18:15:00Z" w16du:dateUtc="2026-04-17T22:15:00Z" w:id="800">
                <w:pPr>
                  <w:spacing w:after="0"/>
                </w:pPr>
              </w:pPrChange>
            </w:pPr>
            <w:commentRangeStart w:id="801"/>
            <w:commentRangeStart w:id="802"/>
            <w:r w:rsidRPr="335B5616">
              <w:rPr>
                <w:rFonts w:eastAsia="Times New Roman" w:cs="Times New Roman"/>
                <w:color w:val="E4146E" w:themeColor="accent5"/>
              </w:rPr>
              <w:t xml:space="preserve">The DTS AutoStage Receiver shall report </w:t>
            </w:r>
            <w:commentRangeStart w:id="803"/>
            <w:commentRangeStart w:id="804"/>
            <w:commentRangeStart w:id="805"/>
            <w:commentRangeStart w:id="806"/>
            <w:commentRangeStart w:id="807"/>
            <w:r w:rsidRPr="335B5616">
              <w:rPr>
                <w:rFonts w:eastAsia="Times New Roman" w:cs="Times New Roman"/>
                <w:color w:val="E4146E" w:themeColor="accent5"/>
              </w:rPr>
              <w:t xml:space="preserve">impressions </w:t>
            </w:r>
            <w:commentRangeEnd w:id="803"/>
            <w:r w:rsidRPr="335B5616">
              <w:rPr>
                <w:rStyle w:val="CommentReference"/>
                <w:rFonts w:eastAsia="Times New Roman" w:cs="Times New Roman"/>
                <w:color w:val="E4146E" w:themeColor="accent5"/>
                <w:sz w:val="22"/>
                <w:szCs w:val="22"/>
              </w:rPr>
              <w:commentReference w:id="803"/>
            </w:r>
            <w:commentRangeEnd w:id="804"/>
            <w:r>
              <w:rPr>
                <w:rStyle w:val="CommentReference"/>
              </w:rPr>
              <w:commentReference w:id="804"/>
            </w:r>
            <w:commentRangeEnd w:id="805"/>
            <w:r>
              <w:rPr>
                <w:rStyle w:val="CommentReference"/>
              </w:rPr>
              <w:commentReference w:id="805"/>
            </w:r>
            <w:commentRangeEnd w:id="806"/>
            <w:r>
              <w:rPr>
                <w:rStyle w:val="CommentReference"/>
              </w:rPr>
              <w:commentReference w:id="806"/>
            </w:r>
            <w:commentRangeEnd w:id="807"/>
            <w:r>
              <w:rPr>
                <w:rStyle w:val="CommentReference"/>
              </w:rPr>
              <w:commentReference w:id="807"/>
            </w:r>
            <w:r w:rsidRPr="335B5616">
              <w:rPr>
                <w:rFonts w:eastAsia="Times New Roman" w:cs="Times New Roman"/>
                <w:color w:val="E4146E" w:themeColor="accent5"/>
              </w:rPr>
              <w:t xml:space="preserve">for a particular </w:t>
            </w:r>
            <w:r w:rsidRPr="00FE0184">
              <w:rPr>
                <w:rFonts w:eastAsia="Times New Roman" w:cs="Times New Roman"/>
                <w:b/>
                <w:bCs/>
              </w:rPr>
              <w:t>campaignId</w:t>
            </w:r>
            <w:r w:rsidR="00D618C4">
              <w:rPr>
                <w:rFonts w:eastAsia="Times New Roman" w:cs="Times New Roman"/>
                <w:b/>
                <w:bCs/>
              </w:rPr>
              <w:t>,</w:t>
            </w:r>
            <w:r w:rsidRPr="335B5616">
              <w:rPr>
                <w:rFonts w:eastAsia="Times New Roman" w:cs="Times New Roman"/>
                <w:color w:val="E4146E" w:themeColor="accent5"/>
              </w:rPr>
              <w:t xml:space="preserve"> </w:t>
            </w:r>
            <w:r w:rsidRPr="00FE0184">
              <w:rPr>
                <w:rFonts w:eastAsia="Times New Roman" w:cs="Times New Roman"/>
                <w:b/>
                <w:bCs/>
              </w:rPr>
              <w:t>adId</w:t>
            </w:r>
            <w:r w:rsidR="00D618C4">
              <w:rPr>
                <w:rFonts w:eastAsia="Times New Roman" w:cs="Times New Roman"/>
                <w:b/>
                <w:bCs/>
              </w:rPr>
              <w:t>,</w:t>
            </w:r>
            <w:r w:rsidRPr="00FE0184">
              <w:rPr>
                <w:rFonts w:eastAsia="Times New Roman" w:cs="Times New Roman"/>
                <w:b/>
                <w:bCs/>
              </w:rPr>
              <w:t xml:space="preserve"> </w:t>
            </w:r>
            <w:r w:rsidRPr="335B5616" w:rsidR="00D618C4">
              <w:rPr>
                <w:rFonts w:eastAsia="Times New Roman" w:cs="Times New Roman"/>
                <w:color w:val="E4146E" w:themeColor="accent5"/>
              </w:rPr>
              <w:t xml:space="preserve">and </w:t>
            </w:r>
            <w:r w:rsidRPr="002F7F52" w:rsidR="00D618C4">
              <w:rPr>
                <w:rFonts w:eastAsia="Times New Roman" w:cs="Times New Roman"/>
                <w:b/>
                <w:bCs/>
                <w:color w:val="000000" w:themeColor="text1"/>
              </w:rPr>
              <w:t>action</w:t>
            </w:r>
            <w:r w:rsidRPr="002F7F52" w:rsidR="00D618C4">
              <w:rPr>
                <w:rFonts w:eastAsia="Times New Roman" w:cs="Times New Roman"/>
                <w:color w:val="000000" w:themeColor="text1"/>
              </w:rPr>
              <w:t xml:space="preserve"> </w:t>
            </w:r>
            <w:r w:rsidRPr="335B5616" w:rsidR="004F22E2">
              <w:rPr>
                <w:rFonts w:eastAsia="Times New Roman" w:cs="Times New Roman"/>
                <w:color w:val="E4146E" w:themeColor="accent5"/>
              </w:rPr>
              <w:t>(success or failure)</w:t>
            </w:r>
            <w:r w:rsidRPr="335B5616">
              <w:rPr>
                <w:rFonts w:eastAsia="Times New Roman" w:cs="Times New Roman"/>
                <w:color w:val="E4146E" w:themeColor="accent5"/>
              </w:rPr>
              <w:t xml:space="preserve"> using the </w:t>
            </w:r>
            <w:r w:rsidRPr="00A675BC">
              <w:rPr>
                <w:rFonts w:eastAsia="Times New Roman" w:cs="Times New Roman"/>
                <w:b/>
                <w:bCs/>
              </w:rPr>
              <w:t>/</w:t>
            </w:r>
            <w:r w:rsidR="0077782E">
              <w:rPr>
                <w:rFonts w:eastAsia="Times New Roman" w:cs="Times New Roman"/>
                <w:b/>
                <w:bCs/>
              </w:rPr>
              <w:t>v1/</w:t>
            </w:r>
            <w:r w:rsidRPr="00A675BC">
              <w:rPr>
                <w:rFonts w:eastAsia="Times New Roman" w:cs="Times New Roman"/>
                <w:b/>
                <w:bCs/>
              </w:rPr>
              <w:t>reports/events</w:t>
            </w:r>
            <w:r w:rsidRPr="00A675BC">
              <w:rPr>
                <w:rFonts w:eastAsia="Times New Roman" w:cs="Times New Roman"/>
              </w:rPr>
              <w:t xml:space="preserve"> </w:t>
            </w:r>
            <w:r w:rsidRPr="335B5616">
              <w:rPr>
                <w:rFonts w:eastAsia="Times New Roman" w:cs="Times New Roman"/>
                <w:color w:val="E4146E" w:themeColor="accent5"/>
              </w:rPr>
              <w:t xml:space="preserve">endpoint following </w:t>
            </w:r>
            <w:del w:author="Paul Peyla" w:date="2026-04-13T17:14:00Z" w16du:dateUtc="2026-04-13T21:14:00Z" w:id="810">
              <w:r w:rsidRPr="335B5616" w:rsidDel="00D12225" w:rsidR="005E75D8">
                <w:rPr>
                  <w:rFonts w:eastAsia="Times New Roman" w:cs="Times New Roman"/>
                  <w:color w:val="E4146E" w:themeColor="accent5"/>
                </w:rPr>
                <w:delText xml:space="preserve">successful </w:delText>
              </w:r>
            </w:del>
            <w:r w:rsidR="00A41361">
              <w:rPr>
                <w:rFonts w:eastAsia="Times New Roman" w:cs="Times New Roman"/>
                <w:color w:val="E4146E" w:themeColor="accent5"/>
              </w:rPr>
              <w:t xml:space="preserve">start and </w:t>
            </w:r>
            <w:del w:author="Paul Peyla" w:date="2026-04-13T17:11:00Z" w16du:dateUtc="2026-04-13T21:11:00Z" w:id="811">
              <w:r w:rsidDel="00CE0BD7" w:rsidR="00A41361">
                <w:rPr>
                  <w:rFonts w:eastAsia="Times New Roman" w:cs="Times New Roman"/>
                  <w:color w:val="E4146E" w:themeColor="accent5"/>
                </w:rPr>
                <w:delText>completion</w:delText>
              </w:r>
              <w:r w:rsidDel="00CE0BD7" w:rsidR="00E07086">
                <w:rPr>
                  <w:rFonts w:eastAsia="Times New Roman" w:cs="Times New Roman"/>
                  <w:color w:val="E4146E" w:themeColor="accent5"/>
                </w:rPr>
                <w:delText xml:space="preserve"> of </w:delText>
              </w:r>
            </w:del>
            <w:r w:rsidRPr="335B5616">
              <w:rPr>
                <w:rFonts w:eastAsia="Times New Roman" w:cs="Times New Roman"/>
                <w:color w:val="E4146E" w:themeColor="accent5"/>
              </w:rPr>
              <w:t>playout</w:t>
            </w:r>
            <w:ins w:author="Paul Peyla" w:date="2026-04-13T17:15:00Z" w16du:dateUtc="2026-04-13T21:15:00Z" w:id="812">
              <w:r w:rsidR="009F699D">
                <w:rPr>
                  <w:rFonts w:eastAsia="Times New Roman" w:cs="Times New Roman"/>
                  <w:color w:val="E4146E" w:themeColor="accent5"/>
                </w:rPr>
                <w:t xml:space="preserve"> (complete</w:t>
              </w:r>
              <w:r w:rsidR="00D52F92">
                <w:rPr>
                  <w:rFonts w:eastAsia="Times New Roman" w:cs="Times New Roman"/>
                  <w:color w:val="E4146E" w:themeColor="accent5"/>
                </w:rPr>
                <w:t xml:space="preserve"> or partial</w:t>
              </w:r>
              <w:r w:rsidR="009F699D">
                <w:rPr>
                  <w:rFonts w:eastAsia="Times New Roman" w:cs="Times New Roman"/>
                  <w:color w:val="E4146E" w:themeColor="accent5"/>
                </w:rPr>
                <w:t>)</w:t>
              </w:r>
            </w:ins>
            <w:r w:rsidRPr="335B5616">
              <w:rPr>
                <w:rFonts w:eastAsia="Times New Roman" w:cs="Times New Roman"/>
                <w:color w:val="E4146E" w:themeColor="accent5"/>
              </w:rPr>
              <w:t xml:space="preserve"> of a</w:t>
            </w:r>
            <w:ins w:author="Paul Peyla" w:date="2026-04-08T13:34:00Z" w16du:dateUtc="2026-04-08T17:34:00Z" w:id="813">
              <w:r w:rsidR="00C70F47">
                <w:rPr>
                  <w:rFonts w:eastAsia="Times New Roman" w:cs="Times New Roman"/>
                  <w:color w:val="E4146E" w:themeColor="accent5"/>
                </w:rPr>
                <w:t xml:space="preserve">n </w:t>
              </w:r>
            </w:ins>
            <w:del w:author="Paul Peyla" w:date="2026-04-08T13:34:00Z" w16du:dateUtc="2026-04-08T17:34:00Z" w:id="814">
              <w:r w:rsidRPr="335B5616" w:rsidDel="00C70F47">
                <w:rPr>
                  <w:rFonts w:eastAsia="Times New Roman" w:cs="Times New Roman"/>
                  <w:color w:val="E4146E" w:themeColor="accent5"/>
                </w:rPr>
                <w:delText xml:space="preserve"> welcome a</w:delText>
              </w:r>
            </w:del>
            <w:ins w:author="Paul Peyla" w:date="2026-04-08T13:34:00Z" w16du:dateUtc="2026-04-08T17:34:00Z" w:id="815">
              <w:r w:rsidR="00C70F47">
                <w:rPr>
                  <w:rFonts w:eastAsia="Times New Roman" w:cs="Times New Roman"/>
                  <w:color w:val="E4146E" w:themeColor="accent5"/>
                </w:rPr>
                <w:t>A</w:t>
              </w:r>
            </w:ins>
            <w:r w:rsidRPr="335B5616">
              <w:rPr>
                <w:rFonts w:eastAsia="Times New Roman" w:cs="Times New Roman"/>
                <w:color w:val="E4146E" w:themeColor="accent5"/>
              </w:rPr>
              <w:t xml:space="preserve">udio </w:t>
            </w:r>
            <w:del w:author="Paul Peyla" w:date="2026-04-08T13:34:00Z" w16du:dateUtc="2026-04-08T17:34:00Z" w:id="816">
              <w:r w:rsidRPr="335B5616" w:rsidDel="00C70F47">
                <w:rPr>
                  <w:rFonts w:eastAsia="Times New Roman" w:cs="Times New Roman"/>
                  <w:color w:val="E4146E" w:themeColor="accent5"/>
                </w:rPr>
                <w:delText>m</w:delText>
              </w:r>
            </w:del>
            <w:ins w:author="Paul Peyla" w:date="2026-04-08T13:34:00Z" w16du:dateUtc="2026-04-08T17:34:00Z" w:id="817">
              <w:r w:rsidR="00C70F47">
                <w:rPr>
                  <w:rFonts w:eastAsia="Times New Roman" w:cs="Times New Roman"/>
                  <w:color w:val="E4146E" w:themeColor="accent5"/>
                </w:rPr>
                <w:t>M</w:t>
              </w:r>
            </w:ins>
            <w:r w:rsidRPr="335B5616">
              <w:rPr>
                <w:rFonts w:eastAsia="Times New Roman" w:cs="Times New Roman"/>
                <w:color w:val="E4146E" w:themeColor="accent5"/>
              </w:rPr>
              <w:t>essage</w:t>
            </w:r>
            <w:ins w:author="Paul Peyla" w:date="2026-04-20T15:19:00Z" w16du:dateUtc="2026-04-20T19:19:00Z" w:id="818">
              <w:r w:rsidR="00294101">
                <w:rPr>
                  <w:rFonts w:eastAsia="Times New Roman" w:cs="Times New Roman"/>
                  <w:color w:val="E4146E" w:themeColor="accent5"/>
                </w:rPr>
                <w:t xml:space="preserve">, </w:t>
              </w:r>
            </w:ins>
            <w:del w:author="Paul Peyla" w:date="2026-04-20T15:19:00Z" w16du:dateUtc="2026-04-20T19:19:00Z" w:id="819">
              <w:r w:rsidRPr="335B5616" w:rsidDel="00294101">
                <w:rPr>
                  <w:rFonts w:eastAsia="Times New Roman" w:cs="Times New Roman"/>
                  <w:color w:val="E4146E" w:themeColor="accent5"/>
                </w:rPr>
                <w:delText xml:space="preserve">, </w:delText>
              </w:r>
              <w:r w:rsidDel="00294101" w:rsidR="00B61CD0">
                <w:rPr>
                  <w:rFonts w:eastAsia="Times New Roman" w:cs="Times New Roman"/>
                  <w:color w:val="E4146E" w:themeColor="accent5"/>
                </w:rPr>
                <w:delText xml:space="preserve">how many seconds of </w:delText>
              </w:r>
              <w:r w:rsidRPr="000A2C06" w:rsidDel="00294101" w:rsidR="00B61CD0">
                <w:rPr>
                  <w:rFonts w:eastAsia="Times New Roman" w:cs="Times New Roman"/>
                  <w:color w:val="E4146E" w:themeColor="accent5"/>
                </w:rPr>
                <w:delText>the</w:delText>
              </w:r>
              <w:r w:rsidDel="00294101" w:rsidR="00B61CD0">
                <w:rPr>
                  <w:rFonts w:eastAsia="Times New Roman" w:cs="Times New Roman"/>
                  <w:color w:val="E4146E" w:themeColor="accent5"/>
                </w:rPr>
                <w:delText xml:space="preserve"> messa</w:delText>
              </w:r>
            </w:del>
            <w:del w:author="Paul Peyla" w:date="2026-04-17T18:16:00Z" w16du:dateUtc="2026-04-17T22:16:00Z" w:id="820">
              <w:r w:rsidRPr="000A2C06" w:rsidDel="000A2C06" w:rsidR="00B61CD0">
                <w:rPr>
                  <w:rPrChange w:author="Paul Peyla" w:date="2026-04-17T18:16:00Z" w16du:dateUtc="2026-04-17T22:16:00Z" w:id="821">
                    <w:rPr>
                      <w:rFonts w:eastAsia="Times New Roman" w:cs="Times New Roman"/>
                      <w:color w:val="E4146E" w:themeColor="accent5"/>
                    </w:rPr>
                  </w:rPrChange>
                </w:rPr>
                <w:delText>g</w:delText>
              </w:r>
            </w:del>
            <w:del w:author="Paul Peyla" w:date="2026-04-20T15:19:00Z" w16du:dateUtc="2026-04-20T19:19:00Z" w:id="822">
              <w:r w:rsidDel="00294101" w:rsidR="00B61CD0">
                <w:rPr>
                  <w:rFonts w:eastAsia="Times New Roman" w:cs="Times New Roman"/>
                  <w:color w:val="E4146E" w:themeColor="accent5"/>
                </w:rPr>
                <w:delText>e</w:delText>
              </w:r>
              <w:r w:rsidRPr="000A2C06" w:rsidDel="00294101" w:rsidR="00B61CD0">
                <w:rPr>
                  <w:rPrChange w:author="Paul Peyla" w:date="2026-04-17T18:15:00Z" w16du:dateUtc="2026-04-17T22:15:00Z" w:id="823">
                    <w:rPr>
                      <w:rFonts w:eastAsia="Times New Roman" w:cs="Times New Roman"/>
                      <w:color w:val="E4146E" w:themeColor="accent5"/>
                    </w:rPr>
                  </w:rPrChange>
                </w:rPr>
                <w:delText xml:space="preserve"> </w:delText>
              </w:r>
              <w:r w:rsidDel="00294101" w:rsidR="00B61CD0">
                <w:rPr>
                  <w:rFonts w:eastAsia="Times New Roman" w:cs="Times New Roman"/>
                  <w:color w:val="E4146E" w:themeColor="accent5"/>
                </w:rPr>
                <w:delText xml:space="preserve">were played, </w:delText>
              </w:r>
            </w:del>
            <w:r w:rsidRPr="335B5616">
              <w:rPr>
                <w:rFonts w:eastAsia="Times New Roman" w:cs="Times New Roman"/>
                <w:color w:val="E4146E" w:themeColor="accent5"/>
              </w:rPr>
              <w:t xml:space="preserve">along with all data necessary for </w:t>
            </w:r>
            <w:ins w:author="Paul Peyla" w:date="2026-04-13T16:01:00Z" w16du:dateUtc="2026-04-13T20:01:00Z" w:id="824">
              <w:r w:rsidRPr="00864FAC" w:rsidR="00864FAC">
                <w:rPr>
                  <w:rFonts w:eastAsia="Times New Roman" w:cs="Times New Roman"/>
                  <w:color w:val="E4146E" w:themeColor="accent5"/>
                  <w:rPrChange w:author="Paul Peyla" w:date="2026-04-13T16:02:00Z" w16du:dateUtc="2026-04-13T20:02:00Z" w:id="825">
                    <w:rPr/>
                  </w:rPrChange>
                </w:rPr>
                <w:t xml:space="preserve">audience measurement </w:t>
              </w:r>
            </w:ins>
            <w:del w:author="Paul Peyla" w:date="2026-04-13T16:01:00Z" w16du:dateUtc="2026-04-13T20:01:00Z" w:id="826">
              <w:r w:rsidRPr="335B5616" w:rsidDel="00864FAC">
                <w:rPr>
                  <w:rFonts w:eastAsia="Times New Roman" w:cs="Times New Roman"/>
                  <w:color w:val="E4146E" w:themeColor="accent5"/>
                </w:rPr>
                <w:delText xml:space="preserve">attribution </w:delText>
              </w:r>
            </w:del>
            <w:r w:rsidRPr="335B5616">
              <w:rPr>
                <w:rFonts w:eastAsia="Times New Roman" w:cs="Times New Roman"/>
                <w:color w:val="E4146E" w:themeColor="accent5"/>
              </w:rPr>
              <w:t>and reporting.</w:t>
            </w:r>
            <w:commentRangeEnd w:id="801"/>
            <w:r w:rsidRPr="0016253F" w:rsidR="00202DB4">
              <w:rPr>
                <w:rStyle w:val="CommentReference"/>
                <w:rFonts w:eastAsia="Times New Roman" w:cs="Times New Roman"/>
                <w:color w:val="E4146E"/>
                <w:sz w:val="22"/>
                <w:szCs w:val="22"/>
              </w:rPr>
              <w:commentReference w:id="801"/>
            </w:r>
            <w:commentRangeEnd w:id="802"/>
            <w:r>
              <w:rPr>
                <w:rStyle w:val="CommentReference"/>
              </w:rPr>
              <w:commentReference w:id="802"/>
            </w:r>
          </w:p>
        </w:tc>
      </w:tr>
    </w:tbl>
    <w:p w:rsidR="005A7D03" w:rsidP="00F96690" w:rsidRDefault="005A7D03" w14:paraId="489209F0" w14:textId="77777777">
      <w:pPr>
        <w:spacing w:after="0"/>
        <w:rPr>
          <w:ins w:author="Paul Peyla" w:date="2026-04-17T16:11:00Z" w16du:dateUtc="2026-04-17T20:11:00Z" w:id="827"/>
          <w:b/>
          <w:bCs/>
          <w:u w:val="single"/>
        </w:rPr>
        <w:pPrChange w:author="Paul Peyla" w:date="2026-04-20T14:52:00Z" w16du:dateUtc="2026-04-20T18:52:00Z" w:id="828">
          <w:pPr/>
        </w:pPrChange>
      </w:pPr>
    </w:p>
    <w:p w:rsidR="00DF4ACA" w:rsidP="00C23167" w:rsidRDefault="00D94805" w14:paraId="1A8A8201" w14:textId="7DB5821C">
      <w:pPr>
        <w:spacing w:before="20" w:after="20"/>
        <w:rPr>
          <w:ins w:author="Paul Peyla" w:date="2026-04-17T18:21:00Z" w16du:dateUtc="2026-04-17T22:21:00Z" w:id="829"/>
        </w:rPr>
      </w:pPr>
      <w:ins w:author="Paul Peyla" w:date="2026-04-17T18:21:00Z" w16du:dateUtc="2026-04-17T22:21:00Z" w:id="830">
        <w:r>
          <w:t>DTS AutoS</w:t>
        </w:r>
      </w:ins>
      <w:ins w:author="Paul Peyla" w:date="2026-04-17T18:22:00Z" w16du:dateUtc="2026-04-17T22:22:00Z" w:id="831">
        <w:r>
          <w:t xml:space="preserve">tage attempts to </w:t>
        </w:r>
      </w:ins>
      <w:ins w:author="Paul Peyla" w:date="2026-04-17T18:07:00Z" w16du:dateUtc="2026-04-17T22:07:00Z" w:id="832">
        <w:r w:rsidR="00AE6F73">
          <w:t>track lost revenue opportunities even when no individual ad data exists, improving diagnostics and yield optimization.</w:t>
        </w:r>
      </w:ins>
    </w:p>
    <w:p w:rsidR="00264946" w:rsidP="00C23167" w:rsidRDefault="00264946" w14:paraId="4F645D69" w14:textId="77777777">
      <w:pPr>
        <w:spacing w:before="20" w:after="20"/>
        <w:rPr>
          <w:ins w:author="Paul Peyla" w:date="2026-04-17T18:17:00Z" w16du:dateUtc="2026-04-17T22:17:00Z" w:id="833"/>
        </w:rPr>
      </w:pPr>
    </w:p>
    <w:tbl>
      <w:tblPr>
        <w:tblW w:w="9639" w:type="dxa"/>
        <w:tblLook w:val="04A0" w:firstRow="1" w:lastRow="0" w:firstColumn="1" w:lastColumn="0" w:noHBand="0" w:noVBand="1"/>
        <w:tblPrChange w:author="Paul Peyla" w:date="2026-04-17T18:22:00Z" w16du:dateUtc="2026-04-17T22:22:00Z" w:id="834">
          <w:tblPr>
            <w:tblW w:w="9639" w:type="dxa"/>
            <w:tblLook w:val="04A0" w:firstRow="1" w:lastRow="0" w:firstColumn="1" w:lastColumn="0" w:noHBand="0" w:noVBand="1"/>
          </w:tblPr>
        </w:tblPrChange>
      </w:tblPr>
      <w:tblGrid>
        <w:gridCol w:w="1134"/>
        <w:gridCol w:w="8505"/>
        <w:tblGridChange w:id="835">
          <w:tblGrid>
            <w:gridCol w:w="1134"/>
            <w:gridCol w:w="8505"/>
          </w:tblGrid>
        </w:tblGridChange>
      </w:tblGrid>
      <w:tr w:rsidRPr="0016253F" w:rsidR="000A2C06" w:rsidTr="004E343A" w14:paraId="3248C732" w14:textId="77777777">
        <w:trPr>
          <w:cantSplit/>
          <w:trHeight w:val="517"/>
          <w:ins w:author="Paul Peyla" w:date="2026-04-17T18:17:00Z" w:id="836"/>
          <w:trPrChange w:author="Paul Peyla" w:date="2026-04-17T18:22:00Z" w16du:dateUtc="2026-04-17T22:22:00Z" w:id="837">
            <w:trPr>
              <w:cantSplit/>
              <w:trHeight w:val="600"/>
            </w:trPr>
          </w:trPrChange>
        </w:trPr>
        <w:tc>
          <w:tcPr>
            <w:tcW w:w="1134" w:type="dxa"/>
            <w:tcBorders>
              <w:top w:val="nil"/>
              <w:left w:val="nil"/>
              <w:bottom w:val="nil"/>
              <w:right w:val="nil"/>
            </w:tcBorders>
            <w:shd w:val="clear" w:color="auto" w:fill="D6DCE4" w:themeFill="background2"/>
            <w:noWrap/>
            <w:vAlign w:val="center"/>
            <w:hideMark/>
            <w:tcPrChange w:author="Paul Peyla" w:date="2026-04-17T18:22:00Z" w16du:dateUtc="2026-04-17T22:22:00Z" w:id="838">
              <w:tcPr>
                <w:tcW w:w="1134" w:type="dxa"/>
                <w:tcBorders>
                  <w:top w:val="nil"/>
                  <w:left w:val="nil"/>
                  <w:bottom w:val="nil"/>
                  <w:right w:val="nil"/>
                </w:tcBorders>
                <w:shd w:val="clear" w:color="auto" w:fill="D6DCE4" w:themeFill="background2"/>
                <w:noWrap/>
                <w:vAlign w:val="center"/>
                <w:hideMark/>
              </w:tcPr>
            </w:tcPrChange>
          </w:tcPr>
          <w:p w:rsidRPr="0016253F" w:rsidR="000A2C06" w:rsidP="003C62C2" w:rsidRDefault="000A2C06" w14:paraId="474DCF58" w14:textId="2629CF23">
            <w:pPr>
              <w:spacing w:after="0"/>
              <w:rPr>
                <w:ins w:author="Paul Peyla" w:date="2026-04-17T18:17:00Z" w16du:dateUtc="2026-04-17T22:17:00Z" w:id="839"/>
                <w:rFonts w:eastAsia="Times New Roman" w:cs="Times New Roman"/>
                <w:color w:val="E4146E"/>
              </w:rPr>
            </w:pPr>
            <w:ins w:author="Paul Peyla" w:date="2026-04-17T18:17:00Z" w16du:dateUtc="2026-04-17T22:17:00Z" w:id="840">
              <w:r w:rsidRPr="0016253F">
                <w:rPr>
                  <w:rFonts w:eastAsia="Times New Roman" w:cs="Times New Roman"/>
                  <w:color w:val="E4146E"/>
                </w:rPr>
                <w:t>REQ-</w:t>
              </w:r>
            </w:ins>
            <w:ins w:author="Paul Peyla" w:date="2026-04-17T18:19:00Z" w16du:dateUtc="2026-04-17T22:19:00Z" w:id="841">
              <w:r w:rsidR="00C8478C">
                <w:rPr>
                  <w:rFonts w:eastAsia="Times New Roman" w:cs="Times New Roman"/>
                  <w:color w:val="E4146E"/>
                </w:rPr>
                <w:t>72</w:t>
              </w:r>
            </w:ins>
          </w:p>
        </w:tc>
        <w:tc>
          <w:tcPr>
            <w:tcW w:w="8505" w:type="dxa"/>
            <w:tcBorders>
              <w:top w:val="nil"/>
              <w:left w:val="nil"/>
              <w:bottom w:val="nil"/>
              <w:right w:val="nil"/>
            </w:tcBorders>
            <w:vAlign w:val="center"/>
            <w:tcPrChange w:author="Paul Peyla" w:date="2026-04-17T18:22:00Z" w16du:dateUtc="2026-04-17T22:22:00Z" w:id="842">
              <w:tcPr>
                <w:tcW w:w="8505" w:type="dxa"/>
                <w:tcBorders>
                  <w:top w:val="nil"/>
                  <w:left w:val="nil"/>
                  <w:bottom w:val="nil"/>
                  <w:right w:val="nil"/>
                </w:tcBorders>
                <w:vAlign w:val="center"/>
              </w:tcPr>
            </w:tcPrChange>
          </w:tcPr>
          <w:p w:rsidRPr="00EB3619" w:rsidR="000A2C06" w:rsidP="003C62C2" w:rsidRDefault="00EB3619" w14:paraId="0F184CD9" w14:textId="09628578">
            <w:pPr>
              <w:spacing w:before="20" w:after="20"/>
              <w:rPr>
                <w:ins w:author="Paul Peyla" w:date="2026-04-17T18:17:00Z" w16du:dateUtc="2026-04-17T22:17:00Z" w:id="843"/>
                <w:rFonts w:eastAsia="Times New Roman" w:cs="Times New Roman"/>
                <w:color w:val="E4146E" w:themeColor="accent5"/>
                <w:rPrChange w:author="Paul Peyla" w:date="2026-04-17T18:18:00Z" w16du:dateUtc="2026-04-17T22:18:00Z" w:id="844">
                  <w:rPr>
                    <w:ins w:author="Paul Peyla" w:date="2026-04-17T18:17:00Z" w16du:dateUtc="2026-04-17T22:17:00Z" w:id="845"/>
                    <w:rFonts w:eastAsia="Times New Roman" w:cs="Times New Roman"/>
                    <w:color w:val="E4146E"/>
                  </w:rPr>
                </w:rPrChange>
              </w:rPr>
            </w:pPr>
            <w:ins w:author="Paul Peyla" w:date="2026-04-17T18:18:00Z" w16du:dateUtc="2026-04-17T22:18:00Z" w:id="846">
              <w:r w:rsidRPr="009F7322">
                <w:rPr>
                  <w:rFonts w:eastAsia="Times New Roman" w:cs="Times New Roman"/>
                  <w:color w:val="E4146E" w:themeColor="accent5"/>
                </w:rPr>
                <w:t xml:space="preserve">When a request for an advertisement fails to yield ad metadata (e.g., due to connectivity issues, failure of the ad source to return ads, frequency capping or geographic restrictions, etc.), the DTS AutoStage Receiver shall populate event type </w:t>
              </w:r>
              <w:r w:rsidRPr="009F7322">
                <w:rPr>
                  <w:rFonts w:eastAsia="Times New Roman" w:cs="Times New Roman"/>
                  <w:b/>
                  <w:bCs/>
                  <w:color w:val="000000" w:themeColor="text1"/>
                </w:rPr>
                <w:t xml:space="preserve">reportPreloadAd </w:t>
              </w:r>
              <w:r w:rsidRPr="009F7322">
                <w:rPr>
                  <w:rFonts w:eastAsia="Times New Roman" w:cs="Times New Roman"/>
                  <w:color w:val="E4146E" w:themeColor="accent5"/>
                </w:rPr>
                <w:t xml:space="preserve">in the </w:t>
              </w:r>
              <w:r w:rsidRPr="009F7322">
                <w:rPr>
                  <w:rFonts w:eastAsia="Times New Roman" w:cs="Times New Roman"/>
                  <w:b/>
                  <w:bCs/>
                  <w:color w:val="000000" w:themeColor="text1"/>
                </w:rPr>
                <w:t>/v1/reports/events</w:t>
              </w:r>
              <w:r w:rsidRPr="009F7322">
                <w:rPr>
                  <w:rFonts w:eastAsia="Times New Roman" w:cs="Times New Roman"/>
                  <w:color w:val="000000" w:themeColor="text1"/>
                </w:rPr>
                <w:t xml:space="preserve"> </w:t>
              </w:r>
              <w:r w:rsidRPr="009F7322">
                <w:rPr>
                  <w:rFonts w:eastAsia="Times New Roman" w:cs="Times New Roman"/>
                  <w:color w:val="E4146E" w:themeColor="accent5"/>
                </w:rPr>
                <w:t xml:space="preserve">endpoint with an empty </w:t>
              </w:r>
              <w:r w:rsidRPr="009F7322">
                <w:rPr>
                  <w:rFonts w:eastAsia="Times New Roman" w:cs="Times New Roman"/>
                  <w:b/>
                  <w:bCs/>
                  <w:color w:val="000000" w:themeColor="text1"/>
                </w:rPr>
                <w:t>adImpressions</w:t>
              </w:r>
              <w:r w:rsidRPr="009F7322">
                <w:rPr>
                  <w:rFonts w:eastAsia="Times New Roman" w:cs="Times New Roman"/>
                  <w:color w:val="E4146E" w:themeColor="accent5"/>
                </w:rPr>
                <w:t xml:space="preserve"> array and a client-specific </w:t>
              </w:r>
              <w:r w:rsidRPr="009F7322">
                <w:rPr>
                  <w:rFonts w:eastAsia="Times New Roman" w:cs="Times New Roman"/>
                  <w:b/>
                  <w:bCs/>
                  <w:color w:val="000000" w:themeColor="text1"/>
                </w:rPr>
                <w:t>errorCode</w:t>
              </w:r>
              <w:r w:rsidRPr="009F7322">
                <w:rPr>
                  <w:rFonts w:eastAsia="Times New Roman" w:cs="Times New Roman"/>
                  <w:color w:val="E4146E" w:themeColor="accent5"/>
                </w:rPr>
                <w:t xml:space="preserve"> indicating the reason, as defined in the API Document</w:t>
              </w:r>
            </w:ins>
            <w:ins w:author="Paul Peyla" w:date="2026-04-20T15:54:00Z" w16du:dateUtc="2026-04-20T19:54:00Z" w:id="847">
              <w:r w:rsidR="00C7108E">
                <w:rPr>
                  <w:rFonts w:eastAsia="Times New Roman" w:cs="Times New Roman"/>
                  <w:color w:val="E4146E" w:themeColor="accent5"/>
                </w:rPr>
                <w:t>ation</w:t>
              </w:r>
            </w:ins>
            <w:ins w:author="Paul Peyla" w:date="2026-04-17T18:18:00Z" w16du:dateUtc="2026-04-17T22:18:00Z" w:id="848">
              <w:r w:rsidRPr="009F7322">
                <w:rPr>
                  <w:rFonts w:eastAsia="Times New Roman" w:cs="Times New Roman"/>
                  <w:color w:val="E4146E" w:themeColor="accent5"/>
                </w:rPr>
                <w:t xml:space="preserve"> Portal.</w:t>
              </w:r>
            </w:ins>
          </w:p>
        </w:tc>
      </w:tr>
    </w:tbl>
    <w:p w:rsidRPr="00176B32" w:rsidR="004E343A" w:rsidP="00C23167" w:rsidRDefault="004E343A" w14:paraId="68559284" w14:textId="77777777">
      <w:pPr>
        <w:spacing w:before="20" w:after="20"/>
        <w:rPr>
          <w:ins w:author="Paul Peyla" w:date="2026-04-17T18:22:00Z" w16du:dateUtc="2026-04-17T22:22:00Z" w:id="849"/>
          <w:color w:val="000000" w:themeColor="text1"/>
          <w:rPrChange w:author="Paul Peyla" w:date="2026-04-17T18:42:00Z" w16du:dateUtc="2026-04-17T22:42:00Z" w:id="850">
            <w:rPr>
              <w:ins w:author="Paul Peyla" w:date="2026-04-17T18:22:00Z" w16du:dateUtc="2026-04-17T22:22:00Z" w:id="851"/>
            </w:rPr>
          </w:rPrChange>
        </w:rPr>
      </w:pPr>
    </w:p>
    <w:p w:rsidRPr="00176B32" w:rsidR="004E343A" w:rsidP="00C23167" w:rsidRDefault="00176B32" w14:paraId="18761395" w14:textId="44D5A36C">
      <w:pPr>
        <w:spacing w:before="20" w:after="20"/>
        <w:rPr>
          <w:ins w:author="Paul Peyla" w:date="2026-04-17T18:27:00Z" w16du:dateUtc="2026-04-17T22:27:00Z" w:id="852"/>
          <w:color w:val="000000" w:themeColor="text1"/>
          <w:rPrChange w:author="Paul Peyla" w:date="2026-04-17T18:42:00Z" w16du:dateUtc="2026-04-17T22:42:00Z" w:id="853">
            <w:rPr>
              <w:ins w:author="Paul Peyla" w:date="2026-04-17T18:27:00Z" w16du:dateUtc="2026-04-17T22:27:00Z" w:id="854"/>
            </w:rPr>
          </w:rPrChange>
        </w:rPr>
      </w:pPr>
      <w:ins w:author="Paul Peyla" w:date="2026-04-17T18:42:00Z" w16du:dateUtc="2026-04-17T22:42:00Z" w:id="855">
        <w:r w:rsidRPr="00176B32">
          <w:rPr>
            <w:color w:val="000000" w:themeColor="text1"/>
            <w:rPrChange w:author="Paul Peyla" w:date="2026-04-17T18:42:00Z" w16du:dateUtc="2026-04-17T22:42:00Z" w:id="856">
              <w:rPr/>
            </w:rPrChange>
          </w:rPr>
          <w:t>DTS AutoStage attempts to determine</w:t>
        </w:r>
      </w:ins>
      <w:ins w:author="Paul Peyla" w:date="2026-04-17T18:27:00Z" w16du:dateUtc="2026-04-17T22:27:00Z" w:id="857">
        <w:r w:rsidRPr="00176B32" w:rsidR="007457A5">
          <w:rPr>
            <w:color w:val="000000" w:themeColor="text1"/>
            <w:rPrChange w:author="Paul Peyla" w:date="2026-04-17T18:42:00Z" w16du:dateUtc="2026-04-17T22:42:00Z" w:id="858">
              <w:rPr/>
            </w:rPrChange>
          </w:rPr>
          <w:t xml:space="preserve"> why individual ads did not play, </w:t>
        </w:r>
      </w:ins>
      <w:ins w:author="Paul Peyla" w:date="2026-04-17T18:42:00Z" w16du:dateUtc="2026-04-17T22:42:00Z" w:id="859">
        <w:r w:rsidRPr="00176B32">
          <w:rPr>
            <w:rFonts w:eastAsia="Times New Roman" w:cs="Times New Roman"/>
            <w:color w:val="000000" w:themeColor="text1"/>
            <w:rPrChange w:author="Paul Peyla" w:date="2026-04-17T18:42:00Z" w16du:dateUtc="2026-04-17T22:42:00Z" w:id="860">
              <w:rPr>
                <w:rFonts w:eastAsia="Times New Roman" w:cs="Times New Roman"/>
                <w:color w:val="E4146E" w:themeColor="accent5"/>
              </w:rPr>
            </w:rPrChange>
          </w:rPr>
          <w:t>so that per-ad failures can be tracked</w:t>
        </w:r>
        <w:r>
          <w:rPr>
            <w:rFonts w:eastAsia="Times New Roman" w:cs="Times New Roman"/>
            <w:color w:val="000000" w:themeColor="text1"/>
          </w:rPr>
          <w:t>,</w:t>
        </w:r>
        <w:r w:rsidRPr="00176B32">
          <w:rPr>
            <w:color w:val="000000" w:themeColor="text1"/>
            <w:rPrChange w:author="Paul Peyla" w:date="2026-04-17T18:42:00Z" w16du:dateUtc="2026-04-17T22:42:00Z" w:id="861">
              <w:rPr/>
            </w:rPrChange>
          </w:rPr>
          <w:t xml:space="preserve"> </w:t>
        </w:r>
      </w:ins>
      <w:ins w:author="Paul Peyla" w:date="2026-04-17T18:27:00Z" w16du:dateUtc="2026-04-17T22:27:00Z" w:id="862">
        <w:r w:rsidRPr="00176B32" w:rsidR="007457A5">
          <w:rPr>
            <w:color w:val="000000" w:themeColor="text1"/>
            <w:rPrChange w:author="Paul Peyla" w:date="2026-04-17T18:42:00Z" w16du:dateUtc="2026-04-17T22:42:00Z" w:id="863">
              <w:rPr/>
            </w:rPrChange>
          </w:rPr>
          <w:t>enabling yield optimization.</w:t>
        </w:r>
      </w:ins>
      <w:ins w:author="Paul Peyla" w:date="2026-04-17T18:39:00Z" w16du:dateUtc="2026-04-17T22:39:00Z" w:id="864">
        <w:r w:rsidRPr="00176B32" w:rsidR="0066385F">
          <w:rPr>
            <w:rFonts w:eastAsia="Times New Roman" w:cs="Times New Roman"/>
            <w:color w:val="000000" w:themeColor="text1"/>
            <w:rPrChange w:author="Paul Peyla" w:date="2026-04-17T18:42:00Z" w16du:dateUtc="2026-04-17T22:42:00Z" w:id="865">
              <w:rPr>
                <w:rFonts w:eastAsia="Times New Roman" w:cs="Times New Roman"/>
                <w:color w:val="E4146E" w:themeColor="accent5"/>
              </w:rPr>
            </w:rPrChange>
          </w:rPr>
          <w:t xml:space="preserve"> </w:t>
        </w:r>
      </w:ins>
    </w:p>
    <w:p w:rsidR="007457A5" w:rsidP="00C23167" w:rsidRDefault="007457A5" w14:paraId="76612619" w14:textId="77777777">
      <w:pPr>
        <w:spacing w:before="20" w:after="20"/>
        <w:rPr>
          <w:ins w:author="Paul Peyla" w:date="2026-04-17T18:22:00Z" w16du:dateUtc="2026-04-17T22:22:00Z" w:id="866"/>
        </w:rPr>
      </w:pPr>
    </w:p>
    <w:tbl>
      <w:tblPr>
        <w:tblW w:w="9639" w:type="dxa"/>
        <w:tblLook w:val="04A0" w:firstRow="1" w:lastRow="0" w:firstColumn="1" w:lastColumn="0" w:noHBand="0" w:noVBand="1"/>
      </w:tblPr>
      <w:tblGrid>
        <w:gridCol w:w="1134"/>
        <w:gridCol w:w="8505"/>
      </w:tblGrid>
      <w:tr w:rsidRPr="009F7322" w:rsidR="004E343A" w:rsidTr="003C62C2" w14:paraId="7670B7D1" w14:textId="77777777">
        <w:trPr>
          <w:cantSplit/>
          <w:trHeight w:val="517"/>
          <w:ins w:author="Paul Peyla" w:date="2026-04-17T18:22:00Z" w:id="867"/>
        </w:trPr>
        <w:tc>
          <w:tcPr>
            <w:tcW w:w="1134" w:type="dxa"/>
            <w:tcBorders>
              <w:top w:val="nil"/>
              <w:left w:val="nil"/>
              <w:bottom w:val="nil"/>
              <w:right w:val="nil"/>
            </w:tcBorders>
            <w:shd w:val="clear" w:color="auto" w:fill="D6DCE4" w:themeFill="background2"/>
            <w:noWrap/>
            <w:vAlign w:val="center"/>
            <w:hideMark/>
          </w:tcPr>
          <w:p w:rsidRPr="0016253F" w:rsidR="004E343A" w:rsidP="003C62C2" w:rsidRDefault="004E343A" w14:paraId="2A0A0E91" w14:textId="4C0828B4">
            <w:pPr>
              <w:spacing w:after="0"/>
              <w:rPr>
                <w:ins w:author="Paul Peyla" w:date="2026-04-17T18:22:00Z" w16du:dateUtc="2026-04-17T22:22:00Z" w:id="868"/>
                <w:rFonts w:eastAsia="Times New Roman" w:cs="Times New Roman"/>
                <w:color w:val="E4146E"/>
              </w:rPr>
            </w:pPr>
            <w:ins w:author="Paul Peyla" w:date="2026-04-17T18:22:00Z" w16du:dateUtc="2026-04-17T22:22:00Z" w:id="869">
              <w:r w:rsidRPr="0016253F">
                <w:rPr>
                  <w:rFonts w:eastAsia="Times New Roman" w:cs="Times New Roman"/>
                  <w:color w:val="E4146E"/>
                </w:rPr>
                <w:t>REQ-</w:t>
              </w:r>
              <w:r>
                <w:rPr>
                  <w:rFonts w:eastAsia="Times New Roman" w:cs="Times New Roman"/>
                  <w:color w:val="E4146E"/>
                </w:rPr>
                <w:t>7</w:t>
              </w:r>
            </w:ins>
            <w:ins w:author="Paul Peyla" w:date="2026-04-17T18:23:00Z" w16du:dateUtc="2026-04-17T22:23:00Z" w:id="870">
              <w:r>
                <w:rPr>
                  <w:rFonts w:eastAsia="Times New Roman" w:cs="Times New Roman"/>
                  <w:color w:val="E4146E"/>
                </w:rPr>
                <w:t>3</w:t>
              </w:r>
            </w:ins>
          </w:p>
        </w:tc>
        <w:tc>
          <w:tcPr>
            <w:tcW w:w="8505" w:type="dxa"/>
            <w:tcBorders>
              <w:top w:val="nil"/>
              <w:left w:val="nil"/>
              <w:bottom w:val="nil"/>
              <w:right w:val="nil"/>
            </w:tcBorders>
            <w:vAlign w:val="center"/>
          </w:tcPr>
          <w:p w:rsidRPr="009F7322" w:rsidR="004E343A" w:rsidP="003C62C2" w:rsidRDefault="003B5F40" w14:paraId="5EDD9A2E" w14:textId="5B015C3A">
            <w:pPr>
              <w:spacing w:before="20" w:after="20"/>
              <w:rPr>
                <w:ins w:author="Paul Peyla" w:date="2026-04-17T18:22:00Z" w16du:dateUtc="2026-04-17T22:22:00Z" w:id="871"/>
                <w:rFonts w:eastAsia="Times New Roman" w:cs="Times New Roman"/>
                <w:color w:val="E4146E" w:themeColor="accent5"/>
              </w:rPr>
            </w:pPr>
            <w:ins w:author="Paul Peyla" w:date="2026-04-17T18:28:00Z" w16du:dateUtc="2026-04-17T22:28:00Z" w:id="872">
              <w:r w:rsidRPr="009F7322">
                <w:rPr>
                  <w:rFonts w:eastAsia="Times New Roman" w:cs="Times New Roman"/>
                  <w:color w:val="E4146E" w:themeColor="accent5"/>
                </w:rPr>
                <w:t>When a request for an advertisement yield</w:t>
              </w:r>
              <w:r>
                <w:rPr>
                  <w:rFonts w:eastAsia="Times New Roman" w:cs="Times New Roman"/>
                  <w:color w:val="E4146E" w:themeColor="accent5"/>
                </w:rPr>
                <w:t>s</w:t>
              </w:r>
              <w:r w:rsidRPr="009F7322">
                <w:rPr>
                  <w:rFonts w:eastAsia="Times New Roman" w:cs="Times New Roman"/>
                  <w:color w:val="E4146E" w:themeColor="accent5"/>
                </w:rPr>
                <w:t xml:space="preserve"> ad metadata</w:t>
              </w:r>
              <w:r>
                <w:rPr>
                  <w:rFonts w:eastAsia="Times New Roman" w:cs="Times New Roman"/>
                  <w:color w:val="E4146E" w:themeColor="accent5"/>
                </w:rPr>
                <w:t xml:space="preserve"> </w:t>
              </w:r>
            </w:ins>
            <w:ins w:author="Paul Peyla" w:date="2026-04-17T18:23:00Z" w16du:dateUtc="2026-04-17T22:23:00Z" w:id="873">
              <w:r w:rsidRPr="009F7322" w:rsidR="004E343A">
                <w:rPr>
                  <w:rFonts w:eastAsia="Times New Roman" w:cs="Times New Roman"/>
                  <w:color w:val="E4146E" w:themeColor="accent5"/>
                </w:rPr>
                <w:t>but an individual ad cannot be played (e.g.</w:t>
              </w:r>
            </w:ins>
            <w:ins w:author="Paul Peyla" w:date="2026-04-17T18:28:00Z" w16du:dateUtc="2026-04-17T22:28:00Z" w:id="874">
              <w:r>
                <w:rPr>
                  <w:rFonts w:eastAsia="Times New Roman" w:cs="Times New Roman"/>
                  <w:color w:val="E4146E" w:themeColor="accent5"/>
                </w:rPr>
                <w:t>,</w:t>
              </w:r>
            </w:ins>
            <w:ins w:author="Paul Peyla" w:date="2026-04-17T18:23:00Z" w16du:dateUtc="2026-04-17T22:23:00Z" w:id="875">
              <w:r w:rsidRPr="009F7322" w:rsidR="004E343A">
                <w:rPr>
                  <w:rFonts w:eastAsia="Times New Roman" w:cs="Times New Roman"/>
                  <w:color w:val="E4146E" w:themeColor="accent5"/>
                </w:rPr>
                <w:t xml:space="preserve"> </w:t>
              </w:r>
            </w:ins>
            <w:ins w:author="Paul Peyla" w:date="2026-04-17T18:39:00Z" w16du:dateUtc="2026-04-17T22:39:00Z" w:id="876">
              <w:r w:rsidR="00547412">
                <w:rPr>
                  <w:rFonts w:eastAsia="Times New Roman" w:cs="Times New Roman"/>
                  <w:color w:val="E4146E" w:themeColor="accent5"/>
                </w:rPr>
                <w:t xml:space="preserve">due to </w:t>
              </w:r>
            </w:ins>
            <w:ins w:author="Paul Peyla" w:date="2026-04-17T18:23:00Z" w16du:dateUtc="2026-04-17T22:23:00Z" w:id="877">
              <w:r w:rsidRPr="009F7322" w:rsidR="004E343A">
                <w:rPr>
                  <w:rFonts w:eastAsia="Times New Roman" w:cs="Times New Roman"/>
                  <w:color w:val="E4146E" w:themeColor="accent5"/>
                </w:rPr>
                <w:t>download failure, decoding error, playback error</w:t>
              </w:r>
            </w:ins>
            <w:ins w:author="Paul Peyla" w:date="2026-04-17T18:29:00Z" w16du:dateUtc="2026-04-17T22:29:00Z" w:id="878">
              <w:r>
                <w:rPr>
                  <w:rFonts w:eastAsia="Times New Roman" w:cs="Times New Roman"/>
                  <w:color w:val="E4146E" w:themeColor="accent5"/>
                </w:rPr>
                <w:t>, etc.</w:t>
              </w:r>
            </w:ins>
            <w:ins w:author="Paul Peyla" w:date="2026-04-17T18:23:00Z" w16du:dateUtc="2026-04-17T22:23:00Z" w:id="879">
              <w:r w:rsidRPr="009F7322" w:rsidR="004E343A">
                <w:rPr>
                  <w:rFonts w:eastAsia="Times New Roman" w:cs="Times New Roman"/>
                  <w:color w:val="E4146E" w:themeColor="accent5"/>
                </w:rPr>
                <w:t xml:space="preserve">), </w:t>
              </w:r>
            </w:ins>
            <w:ins w:author="Paul Peyla" w:date="2026-04-17T18:30:00Z" w16du:dateUtc="2026-04-17T22:30:00Z" w:id="880">
              <w:r w:rsidR="008C2B1E">
                <w:rPr>
                  <w:rFonts w:eastAsia="Times New Roman" w:cs="Times New Roman"/>
                  <w:color w:val="E4146E" w:themeColor="accent5"/>
                </w:rPr>
                <w:t>the DTS AutoStage Receiver</w:t>
              </w:r>
            </w:ins>
            <w:ins w:author="Paul Peyla" w:date="2026-04-17T18:23:00Z" w16du:dateUtc="2026-04-17T22:23:00Z" w:id="881">
              <w:r w:rsidRPr="009F7322" w:rsidR="004E343A">
                <w:rPr>
                  <w:rFonts w:eastAsia="Times New Roman" w:cs="Times New Roman"/>
                  <w:color w:val="E4146E" w:themeColor="accent5"/>
                </w:rPr>
                <w:t xml:space="preserve"> shall </w:t>
              </w:r>
            </w:ins>
            <w:ins w:author="Paul Peyla" w:date="2026-04-17T18:37:00Z" w16du:dateUtc="2026-04-17T22:37:00Z" w:id="882">
              <w:r w:rsidRPr="009F7322" w:rsidR="00F03796">
                <w:rPr>
                  <w:rFonts w:eastAsia="Times New Roman" w:cs="Times New Roman"/>
                  <w:color w:val="E4146E" w:themeColor="accent5"/>
                </w:rPr>
                <w:t xml:space="preserve">populate </w:t>
              </w:r>
            </w:ins>
            <w:ins w:author="Paul Peyla" w:date="2026-04-20T15:11:00Z" w16du:dateUtc="2026-04-20T19:11:00Z" w:id="883">
              <w:r w:rsidR="00A90F27">
                <w:rPr>
                  <w:rFonts w:eastAsia="Times New Roman" w:cs="Times New Roman"/>
                  <w:color w:val="E4146E" w:themeColor="accent5"/>
                </w:rPr>
                <w:t>the</w:t>
              </w:r>
              <w:r w:rsidRPr="009F7322" w:rsidR="00A90F27">
                <w:rPr>
                  <w:rFonts w:eastAsia="Times New Roman" w:cs="Times New Roman"/>
                  <w:color w:val="E4146E" w:themeColor="accent5"/>
                </w:rPr>
                <w:t xml:space="preserve"> </w:t>
              </w:r>
              <w:r w:rsidRPr="009F7322" w:rsidR="00A90F27">
                <w:rPr>
                  <w:rFonts w:eastAsia="Times New Roman" w:cs="Times New Roman"/>
                  <w:b/>
                  <w:bCs/>
                  <w:color w:val="000000" w:themeColor="text1"/>
                </w:rPr>
                <w:t>adImpressions</w:t>
              </w:r>
              <w:r w:rsidRPr="009F7322" w:rsidR="00A90F27">
                <w:rPr>
                  <w:rFonts w:eastAsia="Times New Roman" w:cs="Times New Roman"/>
                  <w:color w:val="E4146E" w:themeColor="accent5"/>
                </w:rPr>
                <w:t xml:space="preserve"> array </w:t>
              </w:r>
              <w:r w:rsidR="00A90F27">
                <w:rPr>
                  <w:rFonts w:eastAsia="Times New Roman" w:cs="Times New Roman"/>
                  <w:color w:val="E4146E" w:themeColor="accent5"/>
                </w:rPr>
                <w:t xml:space="preserve">for </w:t>
              </w:r>
            </w:ins>
            <w:ins w:author="Paul Peyla" w:date="2026-04-17T18:37:00Z" w16du:dateUtc="2026-04-17T22:37:00Z" w:id="884">
              <w:r w:rsidRPr="009F7322" w:rsidR="00F03796">
                <w:rPr>
                  <w:rFonts w:eastAsia="Times New Roman" w:cs="Times New Roman"/>
                  <w:color w:val="E4146E" w:themeColor="accent5"/>
                </w:rPr>
                <w:t xml:space="preserve">event type </w:t>
              </w:r>
              <w:r w:rsidRPr="009F7322" w:rsidR="00F03796">
                <w:rPr>
                  <w:rFonts w:eastAsia="Times New Roman" w:cs="Times New Roman"/>
                  <w:b/>
                  <w:bCs/>
                  <w:color w:val="000000" w:themeColor="text1"/>
                </w:rPr>
                <w:t xml:space="preserve">reportPreloadAd </w:t>
              </w:r>
              <w:r w:rsidRPr="009F7322" w:rsidR="00F03796">
                <w:rPr>
                  <w:rFonts w:eastAsia="Times New Roman" w:cs="Times New Roman"/>
                  <w:color w:val="E4146E" w:themeColor="accent5"/>
                </w:rPr>
                <w:t xml:space="preserve">in the </w:t>
              </w:r>
              <w:r w:rsidRPr="009F7322" w:rsidR="00F03796">
                <w:rPr>
                  <w:rFonts w:eastAsia="Times New Roman" w:cs="Times New Roman"/>
                  <w:b/>
                  <w:bCs/>
                  <w:color w:val="000000" w:themeColor="text1"/>
                </w:rPr>
                <w:t>/v1/reports/events</w:t>
              </w:r>
              <w:r w:rsidRPr="009F7322" w:rsidR="00F03796">
                <w:rPr>
                  <w:rFonts w:eastAsia="Times New Roman" w:cs="Times New Roman"/>
                  <w:color w:val="000000" w:themeColor="text1"/>
                </w:rPr>
                <w:t xml:space="preserve"> </w:t>
              </w:r>
              <w:r w:rsidRPr="009F7322" w:rsidR="00F03796">
                <w:rPr>
                  <w:rFonts w:eastAsia="Times New Roman" w:cs="Times New Roman"/>
                  <w:color w:val="E4146E" w:themeColor="accent5"/>
                </w:rPr>
                <w:t xml:space="preserve">endpoint with </w:t>
              </w:r>
              <w:r w:rsidRPr="009F7322" w:rsidR="008B3ED6">
                <w:rPr>
                  <w:rFonts w:eastAsia="Times New Roman" w:cs="Times New Roman"/>
                  <w:color w:val="E4146E" w:themeColor="accent5"/>
                </w:rPr>
                <w:t xml:space="preserve">a client-specific </w:t>
              </w:r>
              <w:r w:rsidRPr="0066385F" w:rsidR="008B3ED6">
                <w:rPr>
                  <w:rFonts w:eastAsia="Times New Roman" w:cs="Times New Roman"/>
                  <w:b/>
                  <w:bCs/>
                  <w:color w:val="000000" w:themeColor="text1"/>
                  <w:rPrChange w:author="Paul Peyla" w:date="2026-04-17T18:38:00Z" w16du:dateUtc="2026-04-17T22:38:00Z" w:id="885">
                    <w:rPr>
                      <w:rFonts w:eastAsia="Times New Roman" w:cs="Times New Roman"/>
                      <w:color w:val="E4146E" w:themeColor="accent5"/>
                    </w:rPr>
                  </w:rPrChange>
                </w:rPr>
                <w:t>errorCode</w:t>
              </w:r>
              <w:r w:rsidRPr="0066385F" w:rsidR="008B3ED6">
                <w:rPr>
                  <w:rFonts w:eastAsia="Times New Roman" w:cs="Times New Roman"/>
                  <w:color w:val="000000" w:themeColor="text1"/>
                  <w:rPrChange w:author="Paul Peyla" w:date="2026-04-17T18:38:00Z" w16du:dateUtc="2026-04-17T22:38:00Z" w:id="886">
                    <w:rPr>
                      <w:rFonts w:eastAsia="Times New Roman" w:cs="Times New Roman"/>
                      <w:color w:val="E4146E" w:themeColor="accent5"/>
                    </w:rPr>
                  </w:rPrChange>
                </w:rPr>
                <w:t xml:space="preserve"> </w:t>
              </w:r>
              <w:r w:rsidRPr="009F7322" w:rsidR="008B3ED6">
                <w:rPr>
                  <w:rFonts w:eastAsia="Times New Roman" w:cs="Times New Roman"/>
                  <w:color w:val="E4146E" w:themeColor="accent5"/>
                </w:rPr>
                <w:t>(0 if no error</w:t>
              </w:r>
            </w:ins>
            <w:ins w:author="Paul Peyla" w:date="2026-04-17T18:38:00Z" w16du:dateUtc="2026-04-17T22:38:00Z" w:id="887">
              <w:r w:rsidR="00A51997">
                <w:rPr>
                  <w:rFonts w:eastAsia="Times New Roman" w:cs="Times New Roman"/>
                  <w:color w:val="E4146E" w:themeColor="accent5"/>
                </w:rPr>
                <w:t>)</w:t>
              </w:r>
            </w:ins>
            <w:ins w:author="Paul Peyla" w:date="2026-04-17T18:37:00Z" w16du:dateUtc="2026-04-17T22:37:00Z" w:id="888">
              <w:r w:rsidRPr="009F7322" w:rsidR="00F03796">
                <w:rPr>
                  <w:rFonts w:eastAsia="Times New Roman" w:cs="Times New Roman"/>
                  <w:color w:val="E4146E" w:themeColor="accent5"/>
                </w:rPr>
                <w:t>, as defined in the API Document</w:t>
              </w:r>
            </w:ins>
            <w:ins w:author="Paul Peyla" w:date="2026-04-20T15:54:00Z" w16du:dateUtc="2026-04-20T19:54:00Z" w:id="889">
              <w:r w:rsidR="000416D7">
                <w:rPr>
                  <w:rFonts w:eastAsia="Times New Roman" w:cs="Times New Roman"/>
                  <w:color w:val="E4146E" w:themeColor="accent5"/>
                </w:rPr>
                <w:t>ation</w:t>
              </w:r>
            </w:ins>
            <w:ins w:author="Paul Peyla" w:date="2026-04-17T18:37:00Z" w16du:dateUtc="2026-04-17T22:37:00Z" w:id="890">
              <w:r w:rsidRPr="009F7322" w:rsidR="00F03796">
                <w:rPr>
                  <w:rFonts w:eastAsia="Times New Roman" w:cs="Times New Roman"/>
                  <w:color w:val="E4146E" w:themeColor="accent5"/>
                </w:rPr>
                <w:t xml:space="preserve"> Portal.</w:t>
              </w:r>
            </w:ins>
          </w:p>
        </w:tc>
      </w:tr>
    </w:tbl>
    <w:p w:rsidR="004E343A" w:rsidP="00C23167" w:rsidRDefault="004E343A" w14:paraId="51655DEE" w14:textId="77777777">
      <w:pPr>
        <w:spacing w:before="20" w:after="20"/>
        <w:rPr>
          <w:ins w:author="Paul Peyla" w:date="2026-04-20T14:57:00Z" w16du:dateUtc="2026-04-20T18:57:00Z" w:id="891"/>
        </w:rPr>
      </w:pPr>
    </w:p>
    <w:p w:rsidR="00312204" w:rsidP="00C23167" w:rsidRDefault="004374AF" w14:paraId="5FCB1AF0" w14:textId="1D90A31C">
      <w:pPr>
        <w:spacing w:before="20" w:after="20"/>
        <w:rPr>
          <w:ins w:author="Paul Peyla" w:date="2026-04-20T15:15:00Z" w16du:dateUtc="2026-04-20T19:15:00Z" w:id="892"/>
        </w:rPr>
      </w:pPr>
      <w:ins w:author="Paul Peyla" w:date="2026-04-20T15:14:00Z" w16du:dateUtc="2026-04-20T19:14:00Z" w:id="893">
        <w:r>
          <w:t>DTS AutoStage</w:t>
        </w:r>
      </w:ins>
      <w:ins w:author="Paul Peyla" w:date="2026-04-20T15:13:00Z" w:id="894">
        <w:r w:rsidRPr="000274F3" w:rsidR="000274F3">
          <w:t xml:space="preserve"> accept</w:t>
        </w:r>
      </w:ins>
      <w:ins w:author="Paul Peyla" w:date="2026-04-20T15:21:00Z" w16du:dateUtc="2026-04-20T19:21:00Z" w:id="895">
        <w:r w:rsidR="00CB2EE9">
          <w:t>s</w:t>
        </w:r>
      </w:ins>
      <w:ins w:author="Paul Peyla" w:date="2026-04-20T15:13:00Z" w:id="896">
        <w:r w:rsidRPr="000274F3" w:rsidR="000274F3">
          <w:t xml:space="preserve"> reports of partial ad playback </w:t>
        </w:r>
      </w:ins>
      <w:ins w:author="Paul Peyla" w:date="2026-04-20T15:15:00Z" w16du:dateUtc="2026-04-20T19:15:00Z" w:id="897">
        <w:r w:rsidR="00420C8F">
          <w:t xml:space="preserve">to allow </w:t>
        </w:r>
      </w:ins>
      <w:ins w:author="Paul Peyla" w:date="2026-04-20T15:13:00Z" w:id="898">
        <w:r w:rsidRPr="005840A6" w:rsidR="005840A6">
          <w:t xml:space="preserve">Xperi and advertisers </w:t>
        </w:r>
      </w:ins>
      <w:ins w:author="Paul Peyla" w:date="2026-04-20T15:15:00Z" w16du:dateUtc="2026-04-20T19:15:00Z" w:id="899">
        <w:r w:rsidR="00420C8F">
          <w:t>to gain</w:t>
        </w:r>
      </w:ins>
      <w:ins w:author="Paul Peyla" w:date="2026-04-20T15:13:00Z" w:id="900">
        <w:r w:rsidRPr="005840A6" w:rsidR="005840A6">
          <w:t xml:space="preserve"> a better understanding of the true reach of an ad campaign.</w:t>
        </w:r>
      </w:ins>
    </w:p>
    <w:p w:rsidR="00E76615" w:rsidP="00C23167" w:rsidRDefault="00E76615" w14:paraId="6FB951C4" w14:textId="77777777">
      <w:pPr>
        <w:spacing w:before="20" w:after="20"/>
        <w:rPr>
          <w:ins w:author="Paul Peyla" w:date="2026-04-17T18:05:00Z" w16du:dateUtc="2026-04-17T22:05:00Z" w:id="901"/>
        </w:rPr>
      </w:pPr>
    </w:p>
    <w:tbl>
      <w:tblPr>
        <w:tblW w:w="9639" w:type="dxa"/>
        <w:tblLook w:val="04A0" w:firstRow="1" w:lastRow="0" w:firstColumn="1" w:lastColumn="0" w:noHBand="0" w:noVBand="1"/>
      </w:tblPr>
      <w:tblGrid>
        <w:gridCol w:w="1134"/>
        <w:gridCol w:w="8505"/>
      </w:tblGrid>
      <w:tr w:rsidRPr="009F7322" w:rsidR="00312204" w:rsidTr="003C62C2" w14:paraId="18B9858A" w14:textId="77777777">
        <w:trPr>
          <w:cantSplit/>
          <w:trHeight w:val="517"/>
          <w:ins w:author="Paul Peyla" w:date="2026-04-20T14:57:00Z" w16du:dateUtc="2026-04-20T18:57:00Z" w:id="902"/>
        </w:trPr>
        <w:tc>
          <w:tcPr>
            <w:tcW w:w="1134" w:type="dxa"/>
            <w:tcBorders>
              <w:top w:val="nil"/>
              <w:left w:val="nil"/>
              <w:bottom w:val="nil"/>
              <w:right w:val="nil"/>
            </w:tcBorders>
            <w:shd w:val="clear" w:color="auto" w:fill="D6DCE4" w:themeFill="background2"/>
            <w:noWrap/>
            <w:vAlign w:val="center"/>
            <w:hideMark/>
          </w:tcPr>
          <w:p w:rsidRPr="0016253F" w:rsidR="00312204" w:rsidP="003C62C2" w:rsidRDefault="00312204" w14:paraId="482D454B" w14:textId="7816C610">
            <w:pPr>
              <w:spacing w:after="0"/>
              <w:rPr>
                <w:ins w:author="Paul Peyla" w:date="2026-04-20T14:57:00Z" w16du:dateUtc="2026-04-20T18:57:00Z" w:id="903"/>
                <w:rFonts w:eastAsia="Times New Roman" w:cs="Times New Roman"/>
                <w:color w:val="E4146E"/>
              </w:rPr>
            </w:pPr>
            <w:ins w:author="Paul Peyla" w:date="2026-04-20T14:57:00Z" w16du:dateUtc="2026-04-20T18:57:00Z" w:id="904">
              <w:r w:rsidRPr="0016253F">
                <w:rPr>
                  <w:rFonts w:eastAsia="Times New Roman" w:cs="Times New Roman"/>
                  <w:color w:val="E4146E"/>
                </w:rPr>
                <w:t>REQ-</w:t>
              </w:r>
              <w:r>
                <w:rPr>
                  <w:rFonts w:eastAsia="Times New Roman" w:cs="Times New Roman"/>
                  <w:color w:val="E4146E"/>
                </w:rPr>
                <w:t>7</w:t>
              </w:r>
            </w:ins>
            <w:ins w:author="Paul Peyla" w:date="2026-04-20T15:09:00Z" w16du:dateUtc="2026-04-20T19:09:00Z" w:id="905">
              <w:r w:rsidR="00346865">
                <w:rPr>
                  <w:rFonts w:eastAsia="Times New Roman" w:cs="Times New Roman"/>
                  <w:color w:val="E4146E"/>
                </w:rPr>
                <w:t>4</w:t>
              </w:r>
            </w:ins>
          </w:p>
        </w:tc>
        <w:tc>
          <w:tcPr>
            <w:tcW w:w="8505" w:type="dxa"/>
            <w:tcBorders>
              <w:top w:val="nil"/>
              <w:left w:val="nil"/>
              <w:bottom w:val="nil"/>
              <w:right w:val="nil"/>
            </w:tcBorders>
            <w:vAlign w:val="center"/>
          </w:tcPr>
          <w:p w:rsidRPr="009F7322" w:rsidR="00312204" w:rsidP="003C62C2" w:rsidRDefault="00346865" w14:paraId="0BC8282A" w14:textId="30314E26">
            <w:pPr>
              <w:spacing w:before="20" w:after="20"/>
              <w:rPr>
                <w:ins w:author="Paul Peyla" w:date="2026-04-20T14:57:00Z" w16du:dateUtc="2026-04-20T18:57:00Z" w:id="906"/>
                <w:rFonts w:eastAsia="Times New Roman" w:cs="Times New Roman"/>
                <w:color w:val="E4146E" w:themeColor="accent5"/>
              </w:rPr>
            </w:pPr>
            <w:ins w:author="Paul Peyla" w:date="2026-04-20T15:09:00Z" w16du:dateUtc="2026-04-20T19:09:00Z" w:id="907">
              <w:r w:rsidRPr="00B76AD1">
                <w:rPr>
                  <w:rFonts w:eastAsia="Times New Roman" w:cs="Times New Roman"/>
                  <w:color w:val="E4146E" w:themeColor="accent5"/>
                </w:rPr>
                <w:t xml:space="preserve">When a request for an advertisement yields ad metadata and playback starts but is subsequently interrupted, the DTS AutoStage Receiver shall </w:t>
              </w:r>
              <w:r w:rsidRPr="009F7322">
                <w:rPr>
                  <w:rFonts w:eastAsia="Times New Roman" w:cs="Times New Roman"/>
                  <w:color w:val="E4146E" w:themeColor="accent5"/>
                </w:rPr>
                <w:t xml:space="preserve">populate </w:t>
              </w:r>
              <w:r>
                <w:rPr>
                  <w:rFonts w:eastAsia="Times New Roman" w:cs="Times New Roman"/>
                  <w:color w:val="E4146E" w:themeColor="accent5"/>
                </w:rPr>
                <w:t>the</w:t>
              </w:r>
              <w:r w:rsidRPr="009F7322">
                <w:rPr>
                  <w:rFonts w:eastAsia="Times New Roman" w:cs="Times New Roman"/>
                  <w:color w:val="E4146E" w:themeColor="accent5"/>
                </w:rPr>
                <w:t xml:space="preserve"> </w:t>
              </w:r>
              <w:r w:rsidRPr="00B76AD1">
                <w:rPr>
                  <w:rFonts w:eastAsia="Times New Roman" w:cs="Times New Roman"/>
                  <w:b/>
                  <w:bCs/>
                </w:rPr>
                <w:t>adImpressions</w:t>
              </w:r>
              <w:r w:rsidRPr="00B76AD1">
                <w:rPr>
                  <w:rFonts w:eastAsia="Times New Roman" w:cs="Times New Roman"/>
                </w:rPr>
                <w:t xml:space="preserve"> </w:t>
              </w:r>
              <w:r w:rsidRPr="009F7322">
                <w:rPr>
                  <w:rFonts w:eastAsia="Times New Roman" w:cs="Times New Roman"/>
                  <w:color w:val="E4146E" w:themeColor="accent5"/>
                </w:rPr>
                <w:t xml:space="preserve">array </w:t>
              </w:r>
              <w:r>
                <w:rPr>
                  <w:rFonts w:eastAsia="Times New Roman" w:cs="Times New Roman"/>
                  <w:color w:val="E4146E" w:themeColor="accent5"/>
                </w:rPr>
                <w:t xml:space="preserve">for </w:t>
              </w:r>
              <w:r w:rsidRPr="009F7322">
                <w:rPr>
                  <w:rFonts w:eastAsia="Times New Roman" w:cs="Times New Roman"/>
                  <w:color w:val="E4146E" w:themeColor="accent5"/>
                </w:rPr>
                <w:t xml:space="preserve">event type </w:t>
              </w:r>
              <w:r w:rsidRPr="00B76AD1">
                <w:rPr>
                  <w:rFonts w:eastAsia="Times New Roman" w:cs="Times New Roman"/>
                  <w:b/>
                  <w:bCs/>
                </w:rPr>
                <w:t>reportPreloadAd</w:t>
              </w:r>
              <w:r w:rsidRPr="00B76AD1">
                <w:rPr>
                  <w:rFonts w:eastAsia="Times New Roman" w:cs="Times New Roman"/>
                  <w:color w:val="E4146E" w:themeColor="accent5"/>
                </w:rPr>
                <w:t xml:space="preserve"> </w:t>
              </w:r>
              <w:r w:rsidRPr="009F7322">
                <w:rPr>
                  <w:rFonts w:eastAsia="Times New Roman" w:cs="Times New Roman"/>
                  <w:color w:val="E4146E" w:themeColor="accent5"/>
                </w:rPr>
                <w:t xml:space="preserve">in the </w:t>
              </w:r>
              <w:r w:rsidRPr="00B76AD1">
                <w:rPr>
                  <w:rFonts w:eastAsia="Times New Roman" w:cs="Times New Roman"/>
                  <w:b/>
                  <w:bCs/>
                </w:rPr>
                <w:t>/v1/reports/events</w:t>
              </w:r>
              <w:r w:rsidRPr="00B76AD1">
                <w:rPr>
                  <w:rFonts w:eastAsia="Times New Roman" w:cs="Times New Roman"/>
                </w:rPr>
                <w:t xml:space="preserve"> </w:t>
              </w:r>
              <w:r w:rsidRPr="009F7322">
                <w:rPr>
                  <w:rFonts w:eastAsia="Times New Roman" w:cs="Times New Roman"/>
                  <w:color w:val="E4146E" w:themeColor="accent5"/>
                </w:rPr>
                <w:t xml:space="preserve">endpoint with a client-specific </w:t>
              </w:r>
              <w:r w:rsidRPr="00B76AD1">
                <w:rPr>
                  <w:rFonts w:eastAsia="Times New Roman" w:cs="Times New Roman"/>
                  <w:b/>
                  <w:bCs/>
                </w:rPr>
                <w:t>errorCode</w:t>
              </w:r>
              <w:r w:rsidRPr="00B76AD1">
                <w:rPr>
                  <w:rFonts w:eastAsia="Times New Roman" w:cs="Times New Roman"/>
                </w:rPr>
                <w:t xml:space="preserve"> </w:t>
              </w:r>
              <w:r w:rsidRPr="00B76AD1">
                <w:rPr>
                  <w:rFonts w:eastAsia="Times New Roman" w:cs="Times New Roman"/>
                  <w:color w:val="E4146E" w:themeColor="accent5"/>
                </w:rPr>
                <w:t>and optional </w:t>
              </w:r>
              <w:r w:rsidRPr="00B76AD1">
                <w:rPr>
                  <w:rFonts w:eastAsia="Times New Roman" w:cs="Times New Roman"/>
                  <w:b/>
                  <w:bCs/>
                </w:rPr>
                <w:t>playbackDuration</w:t>
              </w:r>
              <w:r w:rsidRPr="00B76AD1">
                <w:rPr>
                  <w:rFonts w:eastAsia="Times New Roman" w:cs="Times New Roman"/>
                </w:rPr>
                <w:t> </w:t>
              </w:r>
              <w:r w:rsidRPr="00B76AD1">
                <w:rPr>
                  <w:rFonts w:eastAsia="Times New Roman" w:cs="Times New Roman"/>
                  <w:color w:val="E4146E" w:themeColor="accent5"/>
                </w:rPr>
                <w:t>indicating the time in seconds after which playback was interrupted</w:t>
              </w:r>
              <w:r w:rsidRPr="009F7322">
                <w:rPr>
                  <w:rFonts w:eastAsia="Times New Roman" w:cs="Times New Roman"/>
                  <w:color w:val="E4146E" w:themeColor="accent5"/>
                </w:rPr>
                <w:t>, as defined in the API Document</w:t>
              </w:r>
            </w:ins>
            <w:ins w:author="Paul Peyla" w:date="2026-04-20T15:54:00Z" w16du:dateUtc="2026-04-20T19:54:00Z" w:id="908">
              <w:r w:rsidR="000416D7">
                <w:rPr>
                  <w:rFonts w:eastAsia="Times New Roman" w:cs="Times New Roman"/>
                  <w:color w:val="E4146E" w:themeColor="accent5"/>
                </w:rPr>
                <w:t>ation</w:t>
              </w:r>
            </w:ins>
            <w:ins w:author="Paul Peyla" w:date="2026-04-20T15:09:00Z" w16du:dateUtc="2026-04-20T19:09:00Z" w:id="909">
              <w:r w:rsidRPr="009F7322">
                <w:rPr>
                  <w:rFonts w:eastAsia="Times New Roman" w:cs="Times New Roman"/>
                  <w:color w:val="E4146E" w:themeColor="accent5"/>
                </w:rPr>
                <w:t xml:space="preserve"> Portal</w:t>
              </w:r>
            </w:ins>
            <w:ins w:author="Paul Peyla" w:date="2026-04-20T14:57:00Z" w16du:dateUtc="2026-04-20T18:57:00Z" w:id="910">
              <w:r w:rsidRPr="009F7322" w:rsidR="00312204">
                <w:rPr>
                  <w:rFonts w:eastAsia="Times New Roman" w:cs="Times New Roman"/>
                  <w:color w:val="E4146E" w:themeColor="accent5"/>
                </w:rPr>
                <w:t>.</w:t>
              </w:r>
            </w:ins>
          </w:p>
        </w:tc>
      </w:tr>
    </w:tbl>
    <w:p w:rsidR="00257825" w:rsidP="00C23167" w:rsidRDefault="00257825" w14:paraId="62A8AF2F" w14:textId="77777777">
      <w:pPr>
        <w:spacing w:before="20" w:after="20"/>
        <w:rPr>
          <w:ins w:author="Paul Peyla" w:date="2026-04-20T15:42:00Z" w16du:dateUtc="2026-04-20T19:42:00Z" w:id="911"/>
        </w:rPr>
      </w:pPr>
    </w:p>
    <w:p w:rsidR="008C1235" w:rsidP="00C23167" w:rsidRDefault="00E339E7" w14:paraId="7407138D" w14:textId="75ABF466">
      <w:pPr>
        <w:spacing w:before="20" w:after="20"/>
        <w:rPr>
          <w:ins w:author="Paul Peyla" w:date="2026-04-20T14:56:00Z" w16du:dateUtc="2026-04-20T18:56:00Z" w:id="912"/>
        </w:rPr>
      </w:pPr>
      <w:ins w:author="Paul Peyla" w:date="2026-04-20T15:43:00Z" w16du:dateUtc="2026-04-20T19:43:00Z" w:id="913">
        <w:r>
          <w:t xml:space="preserve">DTS AutoStage </w:t>
        </w:r>
        <w:r w:rsidR="00651D13">
          <w:t>accepts</w:t>
        </w:r>
      </w:ins>
      <w:ins w:author="Paul Peyla" w:date="2026-04-20T15:52:00Z" w16du:dateUtc="2026-04-20T19:52:00Z" w:id="914">
        <w:r w:rsidR="00415DB2">
          <w:t xml:space="preserve"> and stores</w:t>
        </w:r>
      </w:ins>
      <w:ins w:author="Paul Peyla" w:date="2026-04-20T15:43:00Z" w16du:dateUtc="2026-04-20T19:43:00Z" w:id="915">
        <w:r w:rsidR="00651D13">
          <w:t xml:space="preserve"> </w:t>
        </w:r>
      </w:ins>
      <w:ins w:author="Paul Peyla" w:date="2026-04-20T15:52:00Z" w16du:dateUtc="2026-04-20T19:52:00Z" w:id="916">
        <w:r w:rsidR="00700F0F">
          <w:t>timestamps</w:t>
        </w:r>
      </w:ins>
      <w:ins w:author="Paul Peyla" w:date="2026-04-20T15:43:00Z" w16du:dateUtc="2026-04-20T19:43:00Z" w:id="917">
        <w:r w:rsidR="003B454D">
          <w:t xml:space="preserve"> i</w:t>
        </w:r>
        <w:r w:rsidR="002B3752">
          <w:t xml:space="preserve">ndicating when ads were </w:t>
        </w:r>
        <w:r w:rsidR="00AD713D">
          <w:t xml:space="preserve">requested and ready for </w:t>
        </w:r>
      </w:ins>
      <w:ins w:author="Paul Peyla" w:date="2026-04-20T15:48:00Z" w16du:dateUtc="2026-04-20T19:48:00Z" w:id="918">
        <w:r w:rsidR="009F4899">
          <w:t>playback</w:t>
        </w:r>
      </w:ins>
      <w:ins w:author="Paul Peyla" w:date="2026-04-20T15:53:00Z" w16du:dateUtc="2026-04-20T19:53:00Z" w:id="919">
        <w:r w:rsidR="00415DB2">
          <w:t xml:space="preserve">, </w:t>
        </w:r>
      </w:ins>
      <w:ins w:author="Paul Peyla" w:date="2026-04-20T15:44:00Z" w16du:dateUtc="2026-04-20T19:44:00Z" w:id="920">
        <w:r w:rsidR="00CD08FC">
          <w:t xml:space="preserve">for </w:t>
        </w:r>
      </w:ins>
      <w:ins w:author="Paul Peyla" w:date="2026-04-20T15:53:00Z" w16du:dateUtc="2026-04-20T19:53:00Z" w:id="921">
        <w:r w:rsidR="00415DB2">
          <w:t xml:space="preserve">subsequent </w:t>
        </w:r>
      </w:ins>
      <w:ins w:author="Paul Peyla" w:date="2026-04-20T15:48:00Z" w16du:dateUtc="2026-04-20T19:48:00Z" w:id="922">
        <w:r w:rsidR="000C3E90">
          <w:t>analysis</w:t>
        </w:r>
      </w:ins>
      <w:ins w:author="Paul Peyla" w:date="2026-04-20T15:47:00Z" w16du:dateUtc="2026-04-20T19:47:00Z" w:id="923">
        <w:r w:rsidR="009F4899">
          <w:t xml:space="preserve"> and revenue</w:t>
        </w:r>
      </w:ins>
      <w:ins w:author="Paul Peyla" w:date="2026-04-20T15:48:00Z" w16du:dateUtc="2026-04-20T19:48:00Z" w:id="924">
        <w:r w:rsidR="000C3E90">
          <w:t xml:space="preserve"> optimization</w:t>
        </w:r>
      </w:ins>
      <w:ins w:author="Paul Peyla" w:date="2026-04-20T15:44:00Z" w16du:dateUtc="2026-04-20T19:44:00Z" w:id="925">
        <w:r w:rsidR="00CD08FC">
          <w:t>.</w:t>
        </w:r>
      </w:ins>
    </w:p>
    <w:p w:rsidR="00312204" w:rsidP="00C23167" w:rsidRDefault="00312204" w14:paraId="7162235C" w14:textId="77777777">
      <w:pPr>
        <w:spacing w:before="20" w:after="20"/>
        <w:rPr>
          <w:ins w:author="Paul Peyla" w:date="2026-04-20T15:55:00Z" w16du:dateUtc="2026-04-20T19:55:00Z" w:id="926"/>
        </w:rPr>
      </w:pPr>
    </w:p>
    <w:tbl>
      <w:tblPr>
        <w:tblW w:w="9639" w:type="dxa"/>
        <w:tblLook w:val="04A0" w:firstRow="1" w:lastRow="0" w:firstColumn="1" w:lastColumn="0" w:noHBand="0" w:noVBand="1"/>
      </w:tblPr>
      <w:tblGrid>
        <w:gridCol w:w="1134"/>
        <w:gridCol w:w="8505"/>
      </w:tblGrid>
      <w:tr w:rsidRPr="009F7322" w:rsidR="00F338B7" w:rsidTr="003C62C2" w14:paraId="0F782FE0" w14:textId="77777777">
        <w:trPr>
          <w:cantSplit/>
          <w:trHeight w:val="517"/>
          <w:ins w:author="Paul Peyla" w:date="2026-04-20T15:55:00Z" w16du:dateUtc="2026-04-20T19:55:00Z" w:id="927"/>
        </w:trPr>
        <w:tc>
          <w:tcPr>
            <w:tcW w:w="1134" w:type="dxa"/>
            <w:tcBorders>
              <w:top w:val="nil"/>
              <w:left w:val="nil"/>
              <w:bottom w:val="nil"/>
              <w:right w:val="nil"/>
            </w:tcBorders>
            <w:shd w:val="clear" w:color="auto" w:fill="D6DCE4" w:themeFill="background2"/>
            <w:noWrap/>
            <w:vAlign w:val="center"/>
            <w:hideMark/>
          </w:tcPr>
          <w:p w:rsidRPr="0016253F" w:rsidR="00F338B7" w:rsidP="003C62C2" w:rsidRDefault="00F338B7" w14:paraId="05AB305D" w14:textId="060BCD84">
            <w:pPr>
              <w:spacing w:after="0"/>
              <w:rPr>
                <w:ins w:author="Paul Peyla" w:date="2026-04-20T15:55:00Z" w16du:dateUtc="2026-04-20T19:55:00Z" w:id="928"/>
                <w:rFonts w:eastAsia="Times New Roman" w:cs="Times New Roman"/>
                <w:color w:val="E4146E"/>
              </w:rPr>
            </w:pPr>
            <w:ins w:author="Paul Peyla" w:date="2026-04-20T15:55:00Z" w16du:dateUtc="2026-04-20T19:55:00Z" w:id="929">
              <w:r w:rsidRPr="0016253F">
                <w:rPr>
                  <w:rFonts w:eastAsia="Times New Roman" w:cs="Times New Roman"/>
                  <w:color w:val="E4146E"/>
                </w:rPr>
                <w:t>REQ-</w:t>
              </w:r>
              <w:r>
                <w:rPr>
                  <w:rFonts w:eastAsia="Times New Roman" w:cs="Times New Roman"/>
                  <w:color w:val="E4146E"/>
                </w:rPr>
                <w:t>7</w:t>
              </w:r>
            </w:ins>
            <w:ins w:author="Paul Peyla" w:date="2026-04-20T15:56:00Z" w16du:dateUtc="2026-04-20T19:56:00Z" w:id="930">
              <w:r w:rsidR="00201C42">
                <w:rPr>
                  <w:rFonts w:eastAsia="Times New Roman" w:cs="Times New Roman"/>
                  <w:color w:val="E4146E"/>
                </w:rPr>
                <w:t>5</w:t>
              </w:r>
            </w:ins>
          </w:p>
        </w:tc>
        <w:tc>
          <w:tcPr>
            <w:tcW w:w="8505" w:type="dxa"/>
            <w:tcBorders>
              <w:top w:val="nil"/>
              <w:left w:val="nil"/>
              <w:bottom w:val="nil"/>
              <w:right w:val="nil"/>
            </w:tcBorders>
            <w:vAlign w:val="center"/>
          </w:tcPr>
          <w:p w:rsidRPr="009F7322" w:rsidR="00F338B7" w:rsidP="003C62C2" w:rsidRDefault="00F338B7" w14:paraId="136B1E5A" w14:textId="30EF2671">
            <w:pPr>
              <w:spacing w:before="20" w:after="20"/>
              <w:rPr>
                <w:ins w:author="Paul Peyla" w:date="2026-04-20T15:55:00Z" w16du:dateUtc="2026-04-20T19:55:00Z" w:id="931"/>
                <w:rFonts w:eastAsia="Times New Roman" w:cs="Times New Roman"/>
                <w:color w:val="E4146E" w:themeColor="accent5"/>
              </w:rPr>
            </w:pPr>
            <w:ins w:author="Paul Peyla" w:date="2026-04-20T15:55:00Z" w16du:dateUtc="2026-04-20T19:55:00Z" w:id="932">
              <w:r w:rsidRPr="00684D98">
                <w:rPr>
                  <w:rFonts w:eastAsia="Times New Roman" w:cs="Times New Roman"/>
                  <w:color w:val="E4146E" w:themeColor="accent5"/>
                </w:rPr>
                <w:t xml:space="preserve">The DTS AutoStage Receiver shall report timestamps indicating when ads were requested and when they were ready for playback via event type </w:t>
              </w:r>
              <w:r w:rsidRPr="00CD08FC">
                <w:rPr>
                  <w:rFonts w:eastAsia="Times New Roman" w:cs="Times New Roman"/>
                  <w:b/>
                  <w:bCs/>
                </w:rPr>
                <w:t>reportPreloadAd</w:t>
              </w:r>
              <w:r w:rsidRPr="00684D98">
                <w:rPr>
                  <w:rFonts w:eastAsia="Times New Roman" w:cs="Times New Roman"/>
                </w:rPr>
                <w:t xml:space="preserve"> </w:t>
              </w:r>
              <w:r w:rsidRPr="009F7322">
                <w:rPr>
                  <w:rFonts w:eastAsia="Times New Roman" w:cs="Times New Roman"/>
                  <w:color w:val="E4146E" w:themeColor="accent5"/>
                </w:rPr>
                <w:t xml:space="preserve">in the </w:t>
              </w:r>
              <w:r w:rsidRPr="00CD08FC">
                <w:rPr>
                  <w:rFonts w:eastAsia="Times New Roman" w:cs="Times New Roman"/>
                  <w:b/>
                  <w:bCs/>
                </w:rPr>
                <w:t>/v1/reports/events</w:t>
              </w:r>
              <w:r w:rsidRPr="00684D98">
                <w:rPr>
                  <w:rFonts w:eastAsia="Times New Roman" w:cs="Times New Roman"/>
                </w:rPr>
                <w:t xml:space="preserve"> </w:t>
              </w:r>
              <w:r w:rsidRPr="00684D98">
                <w:rPr>
                  <w:rFonts w:eastAsia="Times New Roman" w:cs="Times New Roman"/>
                  <w:color w:val="E4146E" w:themeColor="accent5"/>
                </w:rPr>
                <w:t>endpoint using fields</w:t>
              </w:r>
              <w:r w:rsidRPr="0077582F">
                <w:rPr>
                  <w:rFonts w:eastAsia="Times New Roman" w:cs="Times New Roman"/>
                  <w:color w:val="E4146E" w:themeColor="accent5"/>
                </w:rPr>
                <w:t> </w:t>
              </w:r>
              <w:r w:rsidRPr="00684D98">
                <w:rPr>
                  <w:rFonts w:eastAsia="Times New Roman" w:cs="Times New Roman"/>
                  <w:b/>
                  <w:bCs/>
                </w:rPr>
                <w:t>adsRequestedAt</w:t>
              </w:r>
              <w:r w:rsidRPr="00684D98">
                <w:rPr>
                  <w:rFonts w:eastAsia="Times New Roman" w:cs="Times New Roman"/>
                </w:rPr>
                <w:t> </w:t>
              </w:r>
              <w:r>
                <w:rPr>
                  <w:rFonts w:eastAsia="Times New Roman" w:cs="Times New Roman"/>
                  <w:color w:val="E4146E" w:themeColor="accent5"/>
                </w:rPr>
                <w:t xml:space="preserve">and </w:t>
              </w:r>
              <w:r w:rsidRPr="00684D98">
                <w:rPr>
                  <w:rFonts w:eastAsia="Times New Roman" w:cs="Times New Roman"/>
                  <w:b/>
                  <w:bCs/>
                </w:rPr>
                <w:t>playbackReadyAt</w:t>
              </w:r>
              <w:r>
                <w:rPr>
                  <w:rFonts w:eastAsia="Times New Roman" w:cs="Times New Roman"/>
                  <w:color w:val="E4146E" w:themeColor="accent5"/>
                </w:rPr>
                <w:t xml:space="preserve">, respectively, </w:t>
              </w:r>
              <w:r w:rsidRPr="009F7322">
                <w:rPr>
                  <w:rFonts w:eastAsia="Times New Roman" w:cs="Times New Roman"/>
                  <w:color w:val="E4146E" w:themeColor="accent5"/>
                </w:rPr>
                <w:t>as defined in the API Document</w:t>
              </w:r>
              <w:r>
                <w:rPr>
                  <w:rFonts w:eastAsia="Times New Roman" w:cs="Times New Roman"/>
                  <w:color w:val="E4146E" w:themeColor="accent5"/>
                </w:rPr>
                <w:t>ation</w:t>
              </w:r>
              <w:r w:rsidRPr="009F7322">
                <w:rPr>
                  <w:rFonts w:eastAsia="Times New Roman" w:cs="Times New Roman"/>
                  <w:color w:val="E4146E" w:themeColor="accent5"/>
                </w:rPr>
                <w:t xml:space="preserve"> Portal.</w:t>
              </w:r>
            </w:ins>
          </w:p>
        </w:tc>
      </w:tr>
    </w:tbl>
    <w:p w:rsidR="00F338B7" w:rsidP="00C23167" w:rsidRDefault="00F338B7" w14:paraId="5EA048F4" w14:textId="77777777">
      <w:pPr>
        <w:spacing w:before="20" w:after="20"/>
        <w:rPr>
          <w:ins w:author="Paul Peyla" w:date="2026-04-20T15:23:00Z" w16du:dateUtc="2026-04-20T19:23:00Z" w:id="933"/>
        </w:rPr>
      </w:pPr>
    </w:p>
    <w:p w:rsidRPr="00B34D16" w:rsidR="00B82EC6" w:rsidP="00C23167" w:rsidRDefault="00B34D16" w14:paraId="46F93A8D" w14:textId="29F9FCAC">
      <w:pPr>
        <w:spacing w:before="20" w:after="20"/>
        <w:rPr>
          <w:ins w:author="Paul Peyla" w:date="2026-04-20T15:56:00Z" w16du:dateUtc="2026-04-20T19:56:00Z" w:id="934"/>
          <w:rFonts w:eastAsia="Times New Roman" w:cs="Times New Roman"/>
          <w:rPrChange w:author="Paul Peyla" w:date="2026-04-20T16:20:00Z" w16du:dateUtc="2026-04-20T20:20:00Z" w:id="935">
            <w:rPr>
              <w:ins w:author="Paul Peyla" w:date="2026-04-20T15:56:00Z" w16du:dateUtc="2026-04-20T19:56:00Z" w:id="936"/>
              <w:rFonts w:eastAsia="Times New Roman" w:cs="Times New Roman"/>
              <w:color w:val="E4146E" w:themeColor="accent5"/>
            </w:rPr>
          </w:rPrChange>
        </w:rPr>
      </w:pPr>
      <w:ins w:author="Paul Peyla" w:date="2026-04-20T16:20:00Z" w16du:dateUtc="2026-04-20T20:20:00Z" w:id="937">
        <w:r>
          <w:rPr>
            <w:rFonts w:eastAsia="Times New Roman" w:cs="Times New Roman"/>
          </w:rPr>
          <w:t>DTS AutoStage accept</w:t>
        </w:r>
        <w:r w:rsidR="002C4073">
          <w:rPr>
            <w:rFonts w:eastAsia="Times New Roman" w:cs="Times New Roman"/>
          </w:rPr>
          <w:t xml:space="preserve">s </w:t>
        </w:r>
      </w:ins>
      <w:ins w:author="Paul Peyla" w:date="2026-04-20T16:21:00Z" w16du:dateUtc="2026-04-20T20:21:00Z" w:id="938">
        <w:r w:rsidR="00F56067">
          <w:rPr>
            <w:rFonts w:eastAsia="Times New Roman" w:cs="Times New Roman"/>
          </w:rPr>
          <w:t xml:space="preserve">and stores </w:t>
        </w:r>
      </w:ins>
      <w:ins w:author="Paul Peyla" w:date="2026-04-20T16:22:00Z" w16du:dateUtc="2026-04-20T20:22:00Z" w:id="939">
        <w:r w:rsidR="00F4581F">
          <w:rPr>
            <w:rFonts w:eastAsia="Times New Roman" w:cs="Times New Roman"/>
          </w:rPr>
          <w:t xml:space="preserve">audience size </w:t>
        </w:r>
      </w:ins>
      <w:ins w:author="Paul Peyla" w:date="2026-04-20T16:23:00Z" w16du:dateUtc="2026-04-20T20:23:00Z" w:id="940">
        <w:r w:rsidR="00BE1405">
          <w:rPr>
            <w:rFonts w:eastAsia="Times New Roman" w:cs="Times New Roman"/>
          </w:rPr>
          <w:t xml:space="preserve">metrics </w:t>
        </w:r>
      </w:ins>
      <w:ins w:author="Paul Peyla" w:date="2026-04-20T16:22:00Z" w16du:dateUtc="2026-04-20T20:22:00Z" w:id="941">
        <w:r w:rsidR="00F4581F">
          <w:rPr>
            <w:rFonts w:eastAsia="Times New Roman" w:cs="Times New Roman"/>
          </w:rPr>
          <w:t>per impression</w:t>
        </w:r>
      </w:ins>
      <w:ins w:author="Paul Peyla" w:date="2026-04-20T16:23:00Z" w16du:dateUtc="2026-04-20T20:23:00Z" w:id="942">
        <w:r w:rsidR="00B75DBB">
          <w:rPr>
            <w:rFonts w:eastAsia="Times New Roman" w:cs="Times New Roman"/>
          </w:rPr>
          <w:t xml:space="preserve">, </w:t>
        </w:r>
      </w:ins>
      <w:ins w:author="Paul Peyla" w:date="2026-04-20T16:22:00Z" w:id="943">
        <w:r w:rsidRPr="00F4581F" w:rsidR="00F4581F">
          <w:rPr>
            <w:rFonts w:eastAsia="Times New Roman" w:cs="Times New Roman"/>
          </w:rPr>
          <w:t>enabl</w:t>
        </w:r>
      </w:ins>
      <w:ins w:author="Paul Peyla" w:date="2026-04-20T16:23:00Z" w16du:dateUtc="2026-04-20T20:23:00Z" w:id="944">
        <w:r w:rsidR="00B75DBB">
          <w:rPr>
            <w:rFonts w:eastAsia="Times New Roman" w:cs="Times New Roman"/>
          </w:rPr>
          <w:t>ing</w:t>
        </w:r>
      </w:ins>
      <w:ins w:author="Paul Peyla" w:date="2026-04-20T16:22:00Z" w:id="945">
        <w:r w:rsidRPr="00F4581F" w:rsidR="00F4581F">
          <w:rPr>
            <w:rFonts w:eastAsia="Times New Roman" w:cs="Times New Roman"/>
          </w:rPr>
          <w:t xml:space="preserve"> more accurate reach and CPM calculations for advertisers.</w:t>
        </w:r>
      </w:ins>
    </w:p>
    <w:p w:rsidR="001A7D40" w:rsidP="00C23167" w:rsidRDefault="001A7D40" w14:paraId="5F25BC18" w14:textId="77777777">
      <w:pPr>
        <w:spacing w:before="20" w:after="20"/>
        <w:rPr>
          <w:ins w:author="Paul Peyla" w:date="2026-04-20T15:57:00Z" w16du:dateUtc="2026-04-20T19:57:00Z" w:id="946"/>
          <w:rFonts w:ascii="Segoe UI" w:hAnsi="Segoe UI" w:cs="Segoe UI"/>
          <w:color w:val="1F2328"/>
          <w:sz w:val="21"/>
          <w:szCs w:val="21"/>
          <w:shd w:val="clear" w:color="auto" w:fill="FFFFFF"/>
        </w:rPr>
      </w:pPr>
    </w:p>
    <w:tbl>
      <w:tblPr>
        <w:tblW w:w="9639" w:type="dxa"/>
        <w:tblLook w:val="04A0" w:firstRow="1" w:lastRow="0" w:firstColumn="1" w:lastColumn="0" w:noHBand="0" w:noVBand="1"/>
      </w:tblPr>
      <w:tblGrid>
        <w:gridCol w:w="1134"/>
        <w:gridCol w:w="8505"/>
      </w:tblGrid>
      <w:tr w:rsidRPr="009F7322" w:rsidR="00B91D9A" w:rsidTr="003C62C2" w14:paraId="2CF9290E" w14:textId="77777777">
        <w:trPr>
          <w:cantSplit/>
          <w:trHeight w:val="517"/>
          <w:ins w:author="Paul Peyla" w:date="2026-04-20T16:24:00Z" w16du:dateUtc="2026-04-20T20:24:00Z" w:id="947"/>
        </w:trPr>
        <w:tc>
          <w:tcPr>
            <w:tcW w:w="1134" w:type="dxa"/>
            <w:tcBorders>
              <w:top w:val="nil"/>
              <w:left w:val="nil"/>
              <w:bottom w:val="nil"/>
              <w:right w:val="nil"/>
            </w:tcBorders>
            <w:shd w:val="clear" w:color="auto" w:fill="D6DCE4" w:themeFill="background2"/>
            <w:noWrap/>
            <w:vAlign w:val="center"/>
            <w:hideMark/>
          </w:tcPr>
          <w:p w:rsidRPr="0016253F" w:rsidR="00B91D9A" w:rsidP="003C62C2" w:rsidRDefault="00B91D9A" w14:paraId="33C975FC" w14:textId="7D8F9327">
            <w:pPr>
              <w:spacing w:after="0"/>
              <w:rPr>
                <w:ins w:author="Paul Peyla" w:date="2026-04-20T16:24:00Z" w16du:dateUtc="2026-04-20T20:24:00Z" w:id="948"/>
                <w:rFonts w:eastAsia="Times New Roman" w:cs="Times New Roman"/>
                <w:color w:val="E4146E"/>
              </w:rPr>
            </w:pPr>
            <w:ins w:author="Paul Peyla" w:date="2026-04-20T16:24:00Z" w16du:dateUtc="2026-04-20T20:24:00Z" w:id="949">
              <w:r w:rsidRPr="0016253F">
                <w:rPr>
                  <w:rFonts w:eastAsia="Times New Roman" w:cs="Times New Roman"/>
                  <w:color w:val="E4146E"/>
                </w:rPr>
                <w:t>REQ-</w:t>
              </w:r>
              <w:r>
                <w:rPr>
                  <w:rFonts w:eastAsia="Times New Roman" w:cs="Times New Roman"/>
                  <w:color w:val="E4146E"/>
                </w:rPr>
                <w:t>7</w:t>
              </w:r>
            </w:ins>
            <w:ins w:author="Paul Peyla" w:date="2026-04-20T16:25:00Z" w16du:dateUtc="2026-04-20T20:25:00Z" w:id="950">
              <w:r>
                <w:rPr>
                  <w:rFonts w:eastAsia="Times New Roman" w:cs="Times New Roman"/>
                  <w:color w:val="E4146E"/>
                </w:rPr>
                <w:t>6</w:t>
              </w:r>
            </w:ins>
          </w:p>
        </w:tc>
        <w:tc>
          <w:tcPr>
            <w:tcW w:w="8505" w:type="dxa"/>
            <w:tcBorders>
              <w:top w:val="nil"/>
              <w:left w:val="nil"/>
              <w:bottom w:val="nil"/>
              <w:right w:val="nil"/>
            </w:tcBorders>
            <w:vAlign w:val="center"/>
          </w:tcPr>
          <w:p w:rsidRPr="009F7322" w:rsidR="00B91D9A" w:rsidP="003C62C2" w:rsidRDefault="004D2F63" w14:paraId="52C00E80" w14:textId="3F8F09BC">
            <w:pPr>
              <w:spacing w:before="20" w:after="20"/>
              <w:rPr>
                <w:ins w:author="Paul Peyla" w:date="2026-04-20T16:24:00Z" w16du:dateUtc="2026-04-20T20:24:00Z" w:id="951"/>
                <w:rFonts w:eastAsia="Times New Roman" w:cs="Times New Roman"/>
                <w:color w:val="E4146E" w:themeColor="accent5"/>
              </w:rPr>
            </w:pPr>
            <w:ins w:author="Paul Peyla" w:date="2026-04-20T16:25:00Z" w16du:dateUtc="2026-04-20T20:25:00Z" w:id="952">
              <w:r>
                <w:rPr>
                  <w:rFonts w:eastAsia="Times New Roman" w:cs="Times New Roman"/>
                  <w:color w:val="E4146E" w:themeColor="accent5"/>
                </w:rPr>
                <w:t>When</w:t>
              </w:r>
              <w:r w:rsidRPr="001A7D40" w:rsidR="00B91D9A">
                <w:rPr>
                  <w:rFonts w:eastAsia="Times New Roman" w:cs="Times New Roman"/>
                  <w:color w:val="E4146E" w:themeColor="accent5"/>
                </w:rPr>
                <w:t xml:space="preserve"> the number of listeners in th</w:t>
              </w:r>
              <w:r w:rsidR="00B91D9A">
                <w:rPr>
                  <w:rFonts w:eastAsia="Times New Roman" w:cs="Times New Roman"/>
                  <w:color w:val="E4146E" w:themeColor="accent5"/>
                </w:rPr>
                <w:t>e</w:t>
              </w:r>
              <w:r w:rsidRPr="001A7D40" w:rsidR="00B91D9A">
                <w:rPr>
                  <w:rFonts w:eastAsia="Times New Roman" w:cs="Times New Roman"/>
                  <w:color w:val="E4146E" w:themeColor="accent5"/>
                </w:rPr>
                <w:t xml:space="preserve"> vehicle</w:t>
              </w:r>
              <w:r w:rsidR="00B91D9A">
                <w:rPr>
                  <w:rFonts w:eastAsia="Times New Roman" w:cs="Times New Roman"/>
                  <w:color w:val="E4146E" w:themeColor="accent5"/>
                </w:rPr>
                <w:t xml:space="preserve"> at the time of ad playback</w:t>
              </w:r>
              <w:r w:rsidRPr="001A7D40" w:rsidR="00B91D9A">
                <w:rPr>
                  <w:rFonts w:eastAsia="Times New Roman" w:cs="Times New Roman"/>
                  <w:color w:val="E4146E" w:themeColor="accent5"/>
                </w:rPr>
                <w:t xml:space="preserve"> is known, </w:t>
              </w:r>
              <w:r w:rsidR="00B91D9A">
                <w:rPr>
                  <w:rFonts w:eastAsia="Times New Roman" w:cs="Times New Roman"/>
                  <w:color w:val="E4146E" w:themeColor="accent5"/>
                </w:rPr>
                <w:t>the DTS AutoStage Receiver</w:t>
              </w:r>
              <w:r w:rsidRPr="001A7D40" w:rsidR="00B91D9A">
                <w:rPr>
                  <w:rFonts w:eastAsia="Times New Roman" w:cs="Times New Roman"/>
                  <w:color w:val="E4146E" w:themeColor="accent5"/>
                </w:rPr>
                <w:t xml:space="preserve"> shall </w:t>
              </w:r>
              <w:r w:rsidR="00B91D9A">
                <w:rPr>
                  <w:rFonts w:eastAsia="Times New Roman" w:cs="Times New Roman"/>
                  <w:color w:val="E4146E" w:themeColor="accent5"/>
                </w:rPr>
                <w:t>populate the</w:t>
              </w:r>
              <w:r w:rsidRPr="001A7D40" w:rsidR="00B91D9A">
                <w:rPr>
                  <w:rFonts w:eastAsia="Times New Roman" w:cs="Times New Roman"/>
                  <w:color w:val="E4146E" w:themeColor="accent5"/>
                </w:rPr>
                <w:t> </w:t>
              </w:r>
              <w:r w:rsidRPr="00546709" w:rsidR="00B91D9A">
                <w:rPr>
                  <w:rFonts w:eastAsia="Times New Roman" w:cs="Times New Roman"/>
                  <w:b/>
                  <w:bCs/>
                </w:rPr>
                <w:t>numListeners</w:t>
              </w:r>
              <w:r w:rsidRPr="00546709" w:rsidR="00B91D9A">
                <w:rPr>
                  <w:rFonts w:eastAsia="Times New Roman" w:cs="Times New Roman"/>
                </w:rPr>
                <w:t> </w:t>
              </w:r>
              <w:r w:rsidRPr="001A7D40" w:rsidR="00B91D9A">
                <w:rPr>
                  <w:rFonts w:eastAsia="Times New Roman" w:cs="Times New Roman"/>
                  <w:color w:val="E4146E" w:themeColor="accent5"/>
                </w:rPr>
                <w:t xml:space="preserve">field </w:t>
              </w:r>
              <w:r w:rsidR="00B91D9A">
                <w:rPr>
                  <w:rFonts w:eastAsia="Times New Roman" w:cs="Times New Roman"/>
                  <w:color w:val="E4146E" w:themeColor="accent5"/>
                </w:rPr>
                <w:t>for</w:t>
              </w:r>
              <w:r w:rsidRPr="001A7D40" w:rsidR="00B91D9A">
                <w:rPr>
                  <w:rFonts w:eastAsia="Times New Roman" w:cs="Times New Roman"/>
                  <w:color w:val="E4146E" w:themeColor="accent5"/>
                </w:rPr>
                <w:t> </w:t>
              </w:r>
              <w:r w:rsidRPr="009F7322" w:rsidR="00B91D9A">
                <w:rPr>
                  <w:rFonts w:eastAsia="Times New Roman" w:cs="Times New Roman"/>
                  <w:color w:val="E4146E" w:themeColor="accent5"/>
                </w:rPr>
                <w:t xml:space="preserve">event type </w:t>
              </w:r>
              <w:r w:rsidRPr="00B76AD1" w:rsidR="00B91D9A">
                <w:rPr>
                  <w:rFonts w:eastAsia="Times New Roman" w:cs="Times New Roman"/>
                  <w:b/>
                  <w:bCs/>
                </w:rPr>
                <w:t>reportPreloadAd</w:t>
              </w:r>
              <w:r w:rsidRPr="00B76AD1" w:rsidR="00B91D9A">
                <w:rPr>
                  <w:rFonts w:eastAsia="Times New Roman" w:cs="Times New Roman"/>
                  <w:color w:val="E4146E" w:themeColor="accent5"/>
                </w:rPr>
                <w:t xml:space="preserve"> </w:t>
              </w:r>
              <w:r w:rsidRPr="009F7322" w:rsidR="00B91D9A">
                <w:rPr>
                  <w:rFonts w:eastAsia="Times New Roman" w:cs="Times New Roman"/>
                  <w:color w:val="E4146E" w:themeColor="accent5"/>
                </w:rPr>
                <w:t xml:space="preserve">in the </w:t>
              </w:r>
              <w:r w:rsidRPr="00B76AD1" w:rsidR="00B91D9A">
                <w:rPr>
                  <w:rFonts w:eastAsia="Times New Roman" w:cs="Times New Roman"/>
                  <w:b/>
                  <w:bCs/>
                </w:rPr>
                <w:t>/v1/reports/events</w:t>
              </w:r>
              <w:r w:rsidRPr="00B76AD1" w:rsidR="00B91D9A">
                <w:rPr>
                  <w:rFonts w:eastAsia="Times New Roman" w:cs="Times New Roman"/>
                </w:rPr>
                <w:t xml:space="preserve"> </w:t>
              </w:r>
              <w:r w:rsidRPr="009F7322" w:rsidR="00B91D9A">
                <w:rPr>
                  <w:rFonts w:eastAsia="Times New Roman" w:cs="Times New Roman"/>
                  <w:color w:val="E4146E" w:themeColor="accent5"/>
                </w:rPr>
                <w:t>endpoint</w:t>
              </w:r>
              <w:r w:rsidR="00B91D9A">
                <w:rPr>
                  <w:rFonts w:eastAsia="Times New Roman" w:cs="Times New Roman"/>
                  <w:color w:val="E4146E" w:themeColor="accent5"/>
                </w:rPr>
                <w:t xml:space="preserve">, as defined in the API Documentation Portal. If the number of listeners is not known, the </w:t>
              </w:r>
              <w:r w:rsidRPr="00546709" w:rsidR="00B91D9A">
                <w:rPr>
                  <w:rFonts w:eastAsia="Times New Roman" w:cs="Times New Roman"/>
                  <w:b/>
                  <w:bCs/>
                </w:rPr>
                <w:t>numListeners</w:t>
              </w:r>
              <w:r w:rsidRPr="00546709" w:rsidR="00B91D9A">
                <w:rPr>
                  <w:rFonts w:eastAsia="Times New Roman" w:cs="Times New Roman"/>
                </w:rPr>
                <w:t xml:space="preserve"> </w:t>
              </w:r>
              <w:r w:rsidR="00B91D9A">
                <w:rPr>
                  <w:rFonts w:eastAsia="Times New Roman" w:cs="Times New Roman"/>
                  <w:color w:val="E4146E" w:themeColor="accent5"/>
                </w:rPr>
                <w:t>field shall not be populated.</w:t>
              </w:r>
            </w:ins>
          </w:p>
        </w:tc>
      </w:tr>
    </w:tbl>
    <w:p w:rsidR="00B91D9A" w:rsidP="00C23167" w:rsidRDefault="00B91D9A" w14:paraId="38A96499" w14:textId="77777777">
      <w:pPr>
        <w:spacing w:before="20" w:after="20"/>
        <w:rPr>
          <w:ins w:author="Paul Peyla" w:date="2026-04-20T16:24:00Z" w16du:dateUtc="2026-04-20T20:24:00Z" w:id="953"/>
          <w:rFonts w:eastAsia="Times New Roman" w:cs="Times New Roman"/>
          <w:color w:val="E4146E" w:themeColor="accent5"/>
        </w:rPr>
      </w:pPr>
    </w:p>
    <w:tbl>
      <w:tblPr>
        <w:tblW w:w="9639" w:type="dxa"/>
        <w:tblLook w:val="04A0" w:firstRow="1" w:lastRow="0" w:firstColumn="1" w:lastColumn="0" w:noHBand="0" w:noVBand="1"/>
      </w:tblPr>
      <w:tblGrid>
        <w:gridCol w:w="1134"/>
        <w:gridCol w:w="8505"/>
      </w:tblGrid>
      <w:tr w:rsidRPr="009B2BC7" w:rsidR="00757B0B" w:rsidTr="003C62C2" w14:paraId="71466553" w14:textId="77777777">
        <w:trPr>
          <w:cantSplit/>
          <w:trHeight w:val="600"/>
          <w:ins w:author="Paul Peyla" w:date="2026-04-20T16:42:00Z" w16du:dateUtc="2026-04-20T20:42:00Z" w:id="954"/>
        </w:trPr>
        <w:tc>
          <w:tcPr>
            <w:tcW w:w="1134" w:type="dxa"/>
            <w:tcBorders>
              <w:top w:val="nil"/>
              <w:left w:val="nil"/>
              <w:bottom w:val="nil"/>
              <w:right w:val="nil"/>
            </w:tcBorders>
            <w:shd w:val="clear" w:color="auto" w:fill="D6DCE4" w:themeFill="background2"/>
            <w:noWrap/>
            <w:vAlign w:val="center"/>
            <w:hideMark/>
          </w:tcPr>
          <w:p w:rsidRPr="009B2BC7" w:rsidR="00757B0B" w:rsidP="003C62C2" w:rsidRDefault="00757B0B" w14:paraId="5813B004" w14:textId="77777777">
            <w:pPr>
              <w:spacing w:after="0"/>
              <w:rPr>
                <w:ins w:author="Paul Peyla" w:date="2026-04-20T16:42:00Z" w16du:dateUtc="2026-04-20T20:42:00Z" w:id="955"/>
                <w:rFonts w:eastAsia="Times New Roman" w:cs="Times New Roman"/>
                <w:color w:val="7030A0"/>
              </w:rPr>
            </w:pPr>
            <w:ins w:author="Paul Peyla" w:date="2026-04-20T16:42:00Z" w16du:dateUtc="2026-04-20T20:42:00Z" w:id="956">
              <w:r w:rsidRPr="009B2BC7">
                <w:rPr>
                  <w:rFonts w:eastAsia="Times New Roman" w:cs="Times New Roman"/>
                  <w:color w:val="7030A0"/>
                </w:rPr>
                <w:t>RE</w:t>
              </w:r>
              <w:r>
                <w:rPr>
                  <w:rFonts w:eastAsia="Times New Roman" w:cs="Times New Roman"/>
                  <w:color w:val="7030A0"/>
                </w:rPr>
                <w:t>C</w:t>
              </w:r>
              <w:r w:rsidRPr="009B2BC7">
                <w:rPr>
                  <w:rFonts w:eastAsia="Times New Roman" w:cs="Times New Roman"/>
                  <w:color w:val="7030A0"/>
                </w:rPr>
                <w:t>-</w:t>
              </w:r>
              <w:r>
                <w:rPr>
                  <w:rFonts w:eastAsia="Times New Roman" w:cs="Times New Roman"/>
                  <w:color w:val="7030A0"/>
                </w:rPr>
                <w:t>17</w:t>
              </w:r>
            </w:ins>
          </w:p>
        </w:tc>
        <w:tc>
          <w:tcPr>
            <w:tcW w:w="8505" w:type="dxa"/>
            <w:tcBorders>
              <w:top w:val="nil"/>
              <w:left w:val="nil"/>
              <w:bottom w:val="nil"/>
              <w:right w:val="nil"/>
            </w:tcBorders>
            <w:vAlign w:val="center"/>
            <w:hideMark/>
          </w:tcPr>
          <w:p w:rsidRPr="009B2BC7" w:rsidR="00757B0B" w:rsidP="003C62C2" w:rsidRDefault="00757B0B" w14:paraId="0654762E" w14:textId="6ABFBF1F">
            <w:pPr>
              <w:spacing w:after="0"/>
              <w:rPr>
                <w:ins w:author="Paul Peyla" w:date="2026-04-20T16:42:00Z" w16du:dateUtc="2026-04-20T20:42:00Z" w:id="957"/>
                <w:rFonts w:eastAsia="Times New Roman" w:cs="Times New Roman"/>
                <w:color w:val="7030A0"/>
              </w:rPr>
            </w:pPr>
            <w:ins w:author="Paul Peyla" w:date="2026-04-20T16:42:00Z" w16du:dateUtc="2026-04-20T20:42:00Z" w:id="958">
              <w:r w:rsidRPr="00DD0A10">
                <w:rPr>
                  <w:color w:val="7030A0"/>
                </w:rPr>
                <w:t>The DTS AutoStage Receiver shall report ad playback events to DTS AutoStage as soon as possible so that impression data reaches the provider with minimal delay</w:t>
              </w:r>
              <w:r>
                <w:rPr>
                  <w:color w:val="7030A0"/>
                </w:rPr>
                <w:t>.</w:t>
              </w:r>
            </w:ins>
          </w:p>
        </w:tc>
      </w:tr>
    </w:tbl>
    <w:p w:rsidR="00C23167" w:rsidP="003438E5" w:rsidRDefault="00C23167" w14:paraId="1A746617" w14:textId="77777777">
      <w:pPr>
        <w:rPr>
          <w:b/>
          <w:bCs/>
          <w:u w:val="single"/>
        </w:rPr>
      </w:pPr>
    </w:p>
    <w:tbl>
      <w:tblPr>
        <w:tblW w:w="9639" w:type="dxa"/>
        <w:tblLook w:val="04A0" w:firstRow="1" w:lastRow="0" w:firstColumn="1" w:lastColumn="0" w:noHBand="0" w:noVBand="1"/>
      </w:tblPr>
      <w:tblGrid>
        <w:gridCol w:w="1134"/>
        <w:gridCol w:w="8505"/>
      </w:tblGrid>
      <w:tr w:rsidRPr="0016253F" w:rsidR="003438E5" w14:paraId="4AC35311"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3438E5" w:rsidRDefault="003438E5" w14:paraId="58193811" w14:textId="0CF43320">
            <w:pPr>
              <w:spacing w:after="0"/>
              <w:rPr>
                <w:rFonts w:eastAsia="Times New Roman" w:cs="Times New Roman"/>
                <w:color w:val="E4146E"/>
              </w:rPr>
            </w:pPr>
            <w:r w:rsidRPr="0016253F">
              <w:rPr>
                <w:rFonts w:eastAsia="Times New Roman" w:cs="Times New Roman"/>
                <w:color w:val="E4146E"/>
              </w:rPr>
              <w:t>REQ-</w:t>
            </w:r>
            <w:r w:rsidR="003A5CB8">
              <w:rPr>
                <w:rFonts w:eastAsia="Times New Roman" w:cs="Times New Roman"/>
                <w:color w:val="E4146E"/>
              </w:rPr>
              <w:t>59</w:t>
            </w:r>
          </w:p>
        </w:tc>
        <w:tc>
          <w:tcPr>
            <w:tcW w:w="8505" w:type="dxa"/>
            <w:tcBorders>
              <w:top w:val="nil"/>
              <w:left w:val="nil"/>
              <w:bottom w:val="nil"/>
              <w:right w:val="nil"/>
            </w:tcBorders>
            <w:vAlign w:val="center"/>
          </w:tcPr>
          <w:p w:rsidRPr="0016253F" w:rsidR="003438E5" w:rsidRDefault="003438E5" w14:paraId="5A88BCE4" w14:textId="76E0E2C9">
            <w:pPr>
              <w:spacing w:after="0"/>
              <w:rPr>
                <w:rFonts w:eastAsia="Times New Roman" w:cs="Times New Roman"/>
                <w:color w:val="E4146E"/>
              </w:rPr>
            </w:pPr>
            <w:r>
              <w:rPr>
                <w:rFonts w:eastAsia="Times New Roman" w:cs="Times New Roman"/>
                <w:color w:val="E4146E"/>
              </w:rPr>
              <w:t xml:space="preserve">Since internet connectivity may not be available upon </w:t>
            </w:r>
            <w:del w:author="Paul Peyla" w:date="2026-04-08T13:35:00Z" w16du:dateUtc="2026-04-08T17:35:00Z" w:id="959">
              <w:r w:rsidDel="00C25CEE">
                <w:rPr>
                  <w:rFonts w:eastAsia="Times New Roman" w:cs="Times New Roman"/>
                  <w:color w:val="E4146E"/>
                </w:rPr>
                <w:delText>vehicle startup</w:delText>
              </w:r>
            </w:del>
            <w:ins w:author="Paul Peyla" w:date="2026-04-08T13:35:00Z" w16du:dateUtc="2026-04-08T17:35:00Z" w:id="960">
              <w:r w:rsidR="00C25CEE">
                <w:rPr>
                  <w:rFonts w:eastAsia="Times New Roman" w:cs="Times New Roman"/>
                  <w:color w:val="E4146E"/>
                </w:rPr>
                <w:t>Audio Message playback</w:t>
              </w:r>
            </w:ins>
            <w:r>
              <w:rPr>
                <w:rFonts w:eastAsia="Times New Roman" w:cs="Times New Roman"/>
                <w:color w:val="E4146E"/>
              </w:rPr>
              <w:t xml:space="preserve">, the DTS AutoStage Receiver </w:t>
            </w:r>
            <w:r w:rsidR="00C75B03">
              <w:rPr>
                <w:rFonts w:eastAsia="Times New Roman" w:cs="Times New Roman"/>
                <w:color w:val="E4146E"/>
              </w:rPr>
              <w:t>must</w:t>
            </w:r>
            <w:r>
              <w:rPr>
                <w:rFonts w:eastAsia="Times New Roman" w:cs="Times New Roman"/>
                <w:color w:val="E4146E"/>
              </w:rPr>
              <w:t xml:space="preserve"> monitor ad playout and store impressions with associated timestamps in local </w:t>
            </w:r>
            <w:r w:rsidR="00A55E84">
              <w:rPr>
                <w:color w:val="E4146E"/>
              </w:rPr>
              <w:t>non-volatile</w:t>
            </w:r>
            <w:r>
              <w:rPr>
                <w:rFonts w:eastAsia="Times New Roman" w:cs="Times New Roman"/>
                <w:color w:val="E4146E"/>
              </w:rPr>
              <w:t xml:space="preserve"> memory. Chronological ordering of the impressions shall be maintained to facilitate accurate analytics.</w:t>
            </w:r>
          </w:p>
        </w:tc>
      </w:tr>
    </w:tbl>
    <w:p w:rsidR="003438E5" w:rsidP="003438E5" w:rsidRDefault="003438E5" w14:paraId="42567DA8" w14:textId="77777777">
      <w:pPr>
        <w:rPr>
          <w:b/>
          <w:bCs/>
          <w:u w:val="single"/>
        </w:rPr>
      </w:pPr>
    </w:p>
    <w:tbl>
      <w:tblPr>
        <w:tblW w:w="9639" w:type="dxa"/>
        <w:tblLook w:val="04A0" w:firstRow="1" w:lastRow="0" w:firstColumn="1" w:lastColumn="0" w:noHBand="0" w:noVBand="1"/>
      </w:tblPr>
      <w:tblGrid>
        <w:gridCol w:w="1134"/>
        <w:gridCol w:w="8505"/>
      </w:tblGrid>
      <w:tr w:rsidRPr="0016253F" w:rsidR="003438E5" w14:paraId="0638E31D"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3438E5" w:rsidRDefault="003438E5" w14:paraId="0B1F5EA4" w14:textId="29E186E5">
            <w:pPr>
              <w:spacing w:after="0"/>
              <w:rPr>
                <w:rFonts w:eastAsia="Times New Roman" w:cs="Times New Roman"/>
                <w:color w:val="E4146E"/>
              </w:rPr>
            </w:pPr>
            <w:r w:rsidRPr="0016253F">
              <w:rPr>
                <w:rFonts w:eastAsia="Times New Roman" w:cs="Times New Roman"/>
                <w:color w:val="E4146E"/>
              </w:rPr>
              <w:t>REQ-</w:t>
            </w:r>
            <w:r w:rsidR="000505FA">
              <w:rPr>
                <w:rFonts w:eastAsia="Times New Roman" w:cs="Times New Roman"/>
                <w:color w:val="E4146E"/>
              </w:rPr>
              <w:t>60</w:t>
            </w:r>
          </w:p>
        </w:tc>
        <w:tc>
          <w:tcPr>
            <w:tcW w:w="8505" w:type="dxa"/>
            <w:tcBorders>
              <w:top w:val="nil"/>
              <w:left w:val="nil"/>
              <w:bottom w:val="nil"/>
              <w:right w:val="nil"/>
            </w:tcBorders>
            <w:vAlign w:val="center"/>
          </w:tcPr>
          <w:p w:rsidRPr="0016253F" w:rsidR="003438E5" w:rsidRDefault="003438E5" w14:paraId="4D7E6D6E" w14:textId="00CB9BC2">
            <w:pPr>
              <w:spacing w:after="0"/>
              <w:rPr>
                <w:rFonts w:eastAsia="Times New Roman" w:cs="Times New Roman"/>
                <w:color w:val="E4146E"/>
              </w:rPr>
            </w:pPr>
            <w:r>
              <w:rPr>
                <w:rFonts w:eastAsia="Times New Roman" w:cs="Times New Roman"/>
                <w:color w:val="E4146E"/>
              </w:rPr>
              <w:t xml:space="preserve">If internet connectivity is not available during </w:t>
            </w:r>
            <w:del w:author="Paul Peyla" w:date="2026-04-08T13:35:00Z" w16du:dateUtc="2026-04-08T17:35:00Z" w:id="961">
              <w:r w:rsidDel="00C25CEE">
                <w:rPr>
                  <w:rFonts w:eastAsia="Times New Roman" w:cs="Times New Roman"/>
                  <w:color w:val="E4146E"/>
                </w:rPr>
                <w:delText xml:space="preserve">ad </w:delText>
              </w:r>
            </w:del>
            <w:ins w:author="Paul Peyla" w:date="2026-04-08T13:35:00Z" w16du:dateUtc="2026-04-08T17:35:00Z" w:id="962">
              <w:r w:rsidR="00C25CEE">
                <w:rPr>
                  <w:rFonts w:eastAsia="Times New Roman" w:cs="Times New Roman"/>
                  <w:color w:val="E4146E"/>
                </w:rPr>
                <w:t xml:space="preserve">Audio </w:t>
              </w:r>
            </w:ins>
            <w:ins w:author="Paul Peyla" w:date="2026-04-08T13:36:00Z" w16du:dateUtc="2026-04-08T17:36:00Z" w:id="963">
              <w:r w:rsidR="00C25CEE">
                <w:rPr>
                  <w:rFonts w:eastAsia="Times New Roman" w:cs="Times New Roman"/>
                  <w:color w:val="E4146E"/>
                </w:rPr>
                <w:t>Message</w:t>
              </w:r>
            </w:ins>
            <w:ins w:author="Paul Peyla" w:date="2026-04-08T13:35:00Z" w16du:dateUtc="2026-04-08T17:35:00Z" w:id="964">
              <w:r w:rsidR="00C25CEE">
                <w:rPr>
                  <w:rFonts w:eastAsia="Times New Roman" w:cs="Times New Roman"/>
                  <w:color w:val="E4146E"/>
                </w:rPr>
                <w:t xml:space="preserve"> </w:t>
              </w:r>
            </w:ins>
            <w:r>
              <w:rPr>
                <w:rFonts w:eastAsia="Times New Roman" w:cs="Times New Roman"/>
                <w:color w:val="E4146E"/>
              </w:rPr>
              <w:t xml:space="preserve">playback, the DTS AutoStage Receiver shall perform a batch impression submission via the </w:t>
            </w:r>
            <w:r w:rsidRPr="0038002F">
              <w:rPr>
                <w:rFonts w:eastAsia="Times New Roman" w:cs="Times New Roman"/>
                <w:b/>
                <w:bCs/>
                <w:color w:val="000000" w:themeColor="text1"/>
              </w:rPr>
              <w:t>/</w:t>
            </w:r>
            <w:r w:rsidR="008E5A7D">
              <w:rPr>
                <w:rFonts w:eastAsia="Times New Roman" w:cs="Times New Roman"/>
                <w:b/>
                <w:bCs/>
                <w:color w:val="000000" w:themeColor="text1"/>
              </w:rPr>
              <w:t>v1/</w:t>
            </w:r>
            <w:r w:rsidRPr="0038002F">
              <w:rPr>
                <w:rFonts w:eastAsia="Times New Roman" w:cs="Times New Roman"/>
                <w:b/>
                <w:bCs/>
                <w:color w:val="000000" w:themeColor="text1"/>
              </w:rPr>
              <w:t>reports/events</w:t>
            </w:r>
            <w:r w:rsidRPr="0038002F">
              <w:rPr>
                <w:rFonts w:eastAsia="Times New Roman" w:cs="Times New Roman"/>
                <w:color w:val="000000" w:themeColor="text1"/>
              </w:rPr>
              <w:t xml:space="preserve"> </w:t>
            </w:r>
            <w:r>
              <w:rPr>
                <w:rFonts w:eastAsia="Times New Roman" w:cs="Times New Roman"/>
                <w:color w:val="E4146E"/>
              </w:rPr>
              <w:t>endpoint once connectivity is established.</w:t>
            </w:r>
          </w:p>
        </w:tc>
      </w:tr>
    </w:tbl>
    <w:p w:rsidR="003438E5" w:rsidP="00483286" w:rsidRDefault="003438E5" w14:paraId="1266755E" w14:textId="77777777">
      <w:pPr>
        <w:rPr>
          <w:b/>
          <w:bCs/>
          <w:u w:val="single"/>
        </w:rPr>
      </w:pPr>
    </w:p>
    <w:p w:rsidRPr="00AE7700" w:rsidR="009377B7" w:rsidP="009377B7" w:rsidRDefault="009377B7" w14:paraId="0B023268" w14:textId="77777777">
      <w:pPr>
        <w:pStyle w:val="Heading4"/>
      </w:pPr>
      <w:r>
        <w:t>Points of Interest</w:t>
      </w:r>
    </w:p>
    <w:p w:rsidR="009377B7" w:rsidRDefault="009377B7" w14:paraId="6E547C8C" w14:textId="0F52360C">
      <w:pPr>
        <w:spacing w:after="0"/>
        <w:pPrChange w:author="Paul Peyla" w:date="2026-04-08T13:37:00Z" w16du:dateUtc="2026-04-08T17:37:00Z" w:id="965">
          <w:pPr/>
        </w:pPrChange>
      </w:pPr>
      <w:r>
        <w:t xml:space="preserve">Points of interest (POIs) provide advertisers with </w:t>
      </w:r>
      <w:ins w:author="Paul Peyla" w:date="2026-04-13T16:02:00Z" w16du:dateUtc="2026-04-13T20:02:00Z" w:id="966">
        <w:r w:rsidR="003970E8">
          <w:t>audience measurement</w:t>
        </w:r>
      </w:ins>
      <w:del w:author="Paul Peyla" w:date="2026-04-13T16:02:00Z" w16du:dateUtc="2026-04-13T20:02:00Z" w:id="967">
        <w:r w:rsidDel="003970E8">
          <w:delText>attribution</w:delText>
        </w:r>
      </w:del>
      <w:r>
        <w:t xml:space="preserve"> </w:t>
      </w:r>
      <w:ins w:author="Paul Peyla" w:date="2026-04-13T16:03:00Z" w16du:dateUtc="2026-04-13T20:03:00Z" w:id="968">
        <w:r w:rsidR="00475709">
          <w:t xml:space="preserve">indicating </w:t>
        </w:r>
      </w:ins>
      <w:r>
        <w:t xml:space="preserve">that a particular vehicle visited a promoted location for a specified </w:t>
      </w:r>
      <w:del w:author="Paul Peyla" w:date="2026-04-08T13:36:00Z" w16du:dateUtc="2026-04-08T17:36:00Z" w:id="969">
        <w:r w:rsidDel="00C25CEE">
          <w:delText>period of time</w:delText>
        </w:r>
      </w:del>
      <w:ins w:author="Paul Peyla" w:date="2026-04-08T13:36:00Z" w16du:dateUtc="2026-04-08T17:36:00Z" w:id="970">
        <w:r w:rsidR="00C25CEE">
          <w:t>period</w:t>
        </w:r>
      </w:ins>
      <w:r>
        <w:t xml:space="preserve"> following playout of an associated </w:t>
      </w:r>
      <w:del w:author="Paul Peyla" w:date="2026-04-08T13:37:00Z" w16du:dateUtc="2026-04-08T17:37:00Z" w:id="971">
        <w:r w:rsidDel="006755AE">
          <w:delText>ad</w:delText>
        </w:r>
      </w:del>
      <w:ins w:author="Paul Peyla" w:date="2026-04-08T13:37:00Z" w16du:dateUtc="2026-04-08T17:37:00Z" w:id="972">
        <w:r w:rsidR="006755AE">
          <w:t>Audio Message</w:t>
        </w:r>
      </w:ins>
      <w:r>
        <w:t xml:space="preserve">. As part of each campaign, advertisers may specify geographical areas comprising relevant POIs. The AutoStage API returns those POIs in H3 format in response to a request from the DTS AutoStage Receiver for geo-targeting information via the </w:t>
      </w:r>
      <w:r w:rsidRPr="00213042">
        <w:rPr>
          <w:b/>
          <w:bCs/>
          <w:color w:val="000000" w:themeColor="text1"/>
        </w:rPr>
        <w:t>/</w:t>
      </w:r>
      <w:r w:rsidR="00514390">
        <w:rPr>
          <w:b/>
          <w:bCs/>
          <w:color w:val="000000" w:themeColor="text1"/>
        </w:rPr>
        <w:t>v1/ads/</w:t>
      </w:r>
      <w:r w:rsidRPr="00213042">
        <w:rPr>
          <w:b/>
          <w:bCs/>
          <w:color w:val="000000" w:themeColor="text1"/>
        </w:rPr>
        <w:t>preload/{campaignId}/geotarget</w:t>
      </w:r>
      <w:r>
        <w:rPr>
          <w:b/>
          <w:bCs/>
          <w:color w:val="000000" w:themeColor="text1"/>
        </w:rPr>
        <w:t xml:space="preserve"> </w:t>
      </w:r>
      <w:r w:rsidRPr="00CC2A2C">
        <w:rPr>
          <w:color w:val="000000" w:themeColor="text1"/>
        </w:rPr>
        <w:t>endpoint.</w:t>
      </w:r>
      <w:r>
        <w:rPr>
          <w:color w:val="000000" w:themeColor="text1"/>
        </w:rPr>
        <w:t xml:space="preserve"> Refer to</w:t>
      </w:r>
      <w:r w:rsidR="00C75B03">
        <w:rPr>
          <w:color w:val="000000" w:themeColor="text1"/>
        </w:rPr>
        <w:t xml:space="preserve"> Subsection </w:t>
      </w:r>
      <w:r w:rsidR="00717C16">
        <w:rPr>
          <w:color w:val="000000" w:themeColor="text1"/>
        </w:rPr>
        <w:fldChar w:fldCharType="begin"/>
      </w:r>
      <w:r w:rsidR="00717C16">
        <w:rPr>
          <w:color w:val="000000" w:themeColor="text1"/>
        </w:rPr>
        <w:instrText xml:space="preserve"> REF _Ref213427106 \r \h </w:instrText>
      </w:r>
      <w:r w:rsidR="00717C16">
        <w:rPr>
          <w:color w:val="000000" w:themeColor="text1"/>
        </w:rPr>
      </w:r>
      <w:r w:rsidR="00717C16">
        <w:rPr>
          <w:color w:val="000000" w:themeColor="text1"/>
        </w:rPr>
        <w:fldChar w:fldCharType="separate"/>
      </w:r>
      <w:r w:rsidR="00717C16">
        <w:rPr>
          <w:color w:val="000000" w:themeColor="text1"/>
        </w:rPr>
        <w:t>1.3.1.2.1</w:t>
      </w:r>
      <w:r w:rsidR="00717C16">
        <w:rPr>
          <w:color w:val="000000" w:themeColor="text1"/>
        </w:rPr>
        <w:fldChar w:fldCharType="end"/>
      </w:r>
      <w:r w:rsidR="00717C16">
        <w:rPr>
          <w:color w:val="000000" w:themeColor="text1"/>
        </w:rPr>
        <w:t xml:space="preserve"> f</w:t>
      </w:r>
      <w:r>
        <w:rPr>
          <w:color w:val="000000" w:themeColor="text1"/>
        </w:rPr>
        <w:t>or more information on H3 indices.</w:t>
      </w:r>
    </w:p>
    <w:p w:rsidR="009377B7" w:rsidRDefault="009377B7" w14:paraId="3A3AEC9D" w14:textId="77777777">
      <w:pPr>
        <w:spacing w:after="0"/>
        <w:pPrChange w:author="Paul Peyla" w:date="2026-04-08T13:37:00Z" w16du:dateUtc="2026-04-08T17:37:00Z" w:id="973">
          <w:pPr/>
        </w:pPrChange>
      </w:pPr>
    </w:p>
    <w:tbl>
      <w:tblPr>
        <w:tblW w:w="9639" w:type="dxa"/>
        <w:tblLook w:val="04A0" w:firstRow="1" w:lastRow="0" w:firstColumn="1" w:lastColumn="0" w:noHBand="0" w:noVBand="1"/>
      </w:tblPr>
      <w:tblGrid>
        <w:gridCol w:w="1134"/>
        <w:gridCol w:w="8505"/>
      </w:tblGrid>
      <w:tr w:rsidRPr="0016253F" w:rsidR="009377B7" w14:paraId="795B1B1E"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D74E49" w:rsidR="009377B7" w:rsidRDefault="009377B7" w14:paraId="0194104A" w14:textId="1E3A7C2A">
            <w:pPr>
              <w:spacing w:after="0"/>
              <w:rPr>
                <w:rFonts w:eastAsia="Times New Roman" w:cs="Times New Roman"/>
                <w:color w:val="E4146E"/>
              </w:rPr>
            </w:pPr>
            <w:r w:rsidRPr="00D74E49">
              <w:rPr>
                <w:rFonts w:eastAsia="Times New Roman" w:cs="Times New Roman"/>
                <w:color w:val="E4146E"/>
              </w:rPr>
              <w:t>RE</w:t>
            </w:r>
            <w:r>
              <w:rPr>
                <w:rFonts w:eastAsia="Times New Roman" w:cs="Times New Roman"/>
                <w:color w:val="E4146E"/>
              </w:rPr>
              <w:t>Q</w:t>
            </w:r>
            <w:r w:rsidRPr="00D74E49">
              <w:rPr>
                <w:rFonts w:eastAsia="Times New Roman" w:cs="Times New Roman"/>
                <w:color w:val="E4146E"/>
              </w:rPr>
              <w:t>-</w:t>
            </w:r>
            <w:r>
              <w:rPr>
                <w:rFonts w:eastAsia="Times New Roman" w:cs="Times New Roman"/>
                <w:color w:val="E4146E"/>
              </w:rPr>
              <w:t>6</w:t>
            </w:r>
            <w:r w:rsidR="003A5CB8">
              <w:rPr>
                <w:rFonts w:eastAsia="Times New Roman" w:cs="Times New Roman"/>
                <w:color w:val="E4146E"/>
              </w:rPr>
              <w:t>1</w:t>
            </w:r>
          </w:p>
        </w:tc>
        <w:tc>
          <w:tcPr>
            <w:tcW w:w="8505" w:type="dxa"/>
            <w:tcBorders>
              <w:top w:val="nil"/>
              <w:left w:val="nil"/>
              <w:bottom w:val="nil"/>
              <w:right w:val="nil"/>
            </w:tcBorders>
            <w:vAlign w:val="center"/>
          </w:tcPr>
          <w:p w:rsidRPr="00D74E49" w:rsidR="009377B7" w:rsidRDefault="009377B7" w14:paraId="2841A4C6" w14:textId="69AC6B3C">
            <w:pPr>
              <w:spacing w:after="0"/>
              <w:rPr>
                <w:rFonts w:eastAsia="Times New Roman" w:cs="Times New Roman"/>
                <w:color w:val="E4146E"/>
              </w:rPr>
            </w:pPr>
            <w:r w:rsidRPr="00D74E49">
              <w:rPr>
                <w:color w:val="E4146E"/>
              </w:rPr>
              <w:t xml:space="preserve">The DTS AutoStage Receiver shall request and cache an array of H3 </w:t>
            </w:r>
            <w:r w:rsidRPr="00D74E49">
              <w:rPr>
                <w:b/>
                <w:bCs/>
                <w:color w:val="000000" w:themeColor="text1"/>
              </w:rPr>
              <w:t>cells</w:t>
            </w:r>
            <w:r w:rsidRPr="00D74E49">
              <w:rPr>
                <w:color w:val="000000" w:themeColor="text1"/>
              </w:rPr>
              <w:t xml:space="preserve"> </w:t>
            </w:r>
            <w:r w:rsidRPr="00D74E49">
              <w:rPr>
                <w:color w:val="E4146E"/>
              </w:rPr>
              <w:t xml:space="preserve">and a </w:t>
            </w:r>
            <w:r w:rsidRPr="00D74E49">
              <w:rPr>
                <w:b/>
                <w:bCs/>
                <w:color w:val="000000" w:themeColor="text1"/>
              </w:rPr>
              <w:t>minDwell</w:t>
            </w:r>
            <w:r w:rsidRPr="00D74E49">
              <w:rPr>
                <w:color w:val="000000" w:themeColor="text1"/>
              </w:rPr>
              <w:t xml:space="preserve"> </w:t>
            </w:r>
            <w:r w:rsidRPr="00D74E49">
              <w:rPr>
                <w:color w:val="E4146E"/>
              </w:rPr>
              <w:t xml:space="preserve">time defining POIs for a specified campaign using the </w:t>
            </w:r>
            <w:r w:rsidRPr="00D74E49">
              <w:rPr>
                <w:b/>
                <w:bCs/>
                <w:color w:val="000000" w:themeColor="text1"/>
              </w:rPr>
              <w:t>/</w:t>
            </w:r>
            <w:r w:rsidR="00A907EA">
              <w:rPr>
                <w:b/>
                <w:bCs/>
                <w:color w:val="000000" w:themeColor="text1"/>
              </w:rPr>
              <w:t>v1/ads/</w:t>
            </w:r>
            <w:r w:rsidRPr="00D74E49">
              <w:rPr>
                <w:b/>
                <w:bCs/>
                <w:color w:val="000000" w:themeColor="text1"/>
              </w:rPr>
              <w:t>preload/{campaignId}/geotarget</w:t>
            </w:r>
            <w:r w:rsidRPr="00D74E49">
              <w:rPr>
                <w:color w:val="000000" w:themeColor="text1"/>
              </w:rPr>
              <w:t xml:space="preserve"> </w:t>
            </w:r>
            <w:r w:rsidRPr="00D74E49">
              <w:rPr>
                <w:color w:val="E4146E"/>
              </w:rPr>
              <w:t>endpoint.</w:t>
            </w:r>
          </w:p>
        </w:tc>
      </w:tr>
    </w:tbl>
    <w:p w:rsidR="009377B7" w:rsidP="009377B7" w:rsidRDefault="009377B7" w14:paraId="372C356A" w14:textId="77777777"/>
    <w:tbl>
      <w:tblPr>
        <w:tblW w:w="9639" w:type="dxa"/>
        <w:tblLook w:val="04A0" w:firstRow="1" w:lastRow="0" w:firstColumn="1" w:lastColumn="0" w:noHBand="0" w:noVBand="1"/>
      </w:tblPr>
      <w:tblGrid>
        <w:gridCol w:w="1134"/>
        <w:gridCol w:w="8505"/>
      </w:tblGrid>
      <w:tr w:rsidRPr="0016253F" w:rsidR="009377B7" w14:paraId="56E70C3E"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8F1D1F" w:rsidR="009377B7" w:rsidRDefault="009377B7" w14:paraId="3609E7C5" w14:textId="44BA1692">
            <w:pPr>
              <w:spacing w:after="0"/>
              <w:rPr>
                <w:rFonts w:eastAsia="Times New Roman" w:cs="Times New Roman"/>
                <w:color w:val="E4146E"/>
              </w:rPr>
            </w:pPr>
            <w:r w:rsidRPr="008F1D1F">
              <w:rPr>
                <w:rFonts w:eastAsia="Times New Roman" w:cs="Times New Roman"/>
                <w:color w:val="E4146E"/>
              </w:rPr>
              <w:t>REQ-6</w:t>
            </w:r>
            <w:r w:rsidR="003A5CB8">
              <w:rPr>
                <w:rFonts w:eastAsia="Times New Roman" w:cs="Times New Roman"/>
                <w:color w:val="E4146E"/>
              </w:rPr>
              <w:t>2</w:t>
            </w:r>
          </w:p>
        </w:tc>
        <w:tc>
          <w:tcPr>
            <w:tcW w:w="8505" w:type="dxa"/>
            <w:tcBorders>
              <w:top w:val="nil"/>
              <w:left w:val="nil"/>
              <w:bottom w:val="nil"/>
              <w:right w:val="nil"/>
            </w:tcBorders>
            <w:vAlign w:val="center"/>
          </w:tcPr>
          <w:p w:rsidRPr="008F1D1F" w:rsidR="009377B7" w:rsidRDefault="009377B7" w14:paraId="350D3640" w14:textId="4A345209">
            <w:pPr>
              <w:spacing w:after="0"/>
              <w:rPr>
                <w:rFonts w:eastAsia="Times New Roman" w:cs="Times New Roman"/>
                <w:color w:val="E4146E"/>
              </w:rPr>
            </w:pPr>
            <w:r w:rsidRPr="00C305D7">
              <w:rPr>
                <w:color w:val="E4146E"/>
              </w:rPr>
              <w:t xml:space="preserve">Within </w:t>
            </w:r>
            <w:del w:author="Paul Peyla" w:date="2026-04-08T13:38:00Z" w16du:dateUtc="2026-04-08T17:38:00Z" w:id="974">
              <w:r w:rsidRPr="00C305D7" w:rsidDel="00C305D7">
                <w:rPr>
                  <w:color w:val="E4146E"/>
                  <w:rPrChange w:author="Paul Peyla" w:date="2026-04-08T13:38:00Z" w16du:dateUtc="2026-04-08T17:38:00Z" w:id="975">
                    <w:rPr>
                      <w:b/>
                      <w:bCs/>
                      <w:color w:val="E4146E"/>
                      <w:highlight w:val="yellow"/>
                    </w:rPr>
                  </w:rPrChange>
                </w:rPr>
                <w:delText xml:space="preserve">30 </w:delText>
              </w:r>
            </w:del>
            <w:ins w:author="Paul Peyla" w:date="2026-04-08T13:41:00Z" w16du:dateUtc="2026-04-08T17:41:00Z" w:id="976">
              <w:r w:rsidR="00F85C62">
                <w:rPr>
                  <w:color w:val="E4146E"/>
                </w:rPr>
                <w:t>30</w:t>
              </w:r>
            </w:ins>
            <w:ins w:author="Paul Peyla" w:date="2026-04-08T13:38:00Z" w16du:dateUtc="2026-04-08T17:38:00Z" w:id="977">
              <w:r w:rsidRPr="00C305D7" w:rsidR="00C305D7">
                <w:rPr>
                  <w:color w:val="E4146E"/>
                  <w:rPrChange w:author="Paul Peyla" w:date="2026-04-08T13:38:00Z" w16du:dateUtc="2026-04-08T17:38:00Z" w:id="978">
                    <w:rPr>
                      <w:b/>
                      <w:bCs/>
                      <w:color w:val="E4146E"/>
                      <w:highlight w:val="yellow"/>
                    </w:rPr>
                  </w:rPrChange>
                </w:rPr>
                <w:t xml:space="preserve"> </w:t>
              </w:r>
            </w:ins>
            <w:r w:rsidRPr="00C305D7">
              <w:rPr>
                <w:color w:val="E4146E"/>
                <w:rPrChange w:author="Paul Peyla" w:date="2026-04-08T13:38:00Z" w16du:dateUtc="2026-04-08T17:38:00Z" w:id="979">
                  <w:rPr>
                    <w:b/>
                    <w:bCs/>
                    <w:color w:val="E4146E"/>
                    <w:highlight w:val="yellow"/>
                  </w:rPr>
                </w:rPrChange>
              </w:rPr>
              <w:t>minutes</w:t>
            </w:r>
            <w:r w:rsidRPr="008F1D1F">
              <w:rPr>
                <w:color w:val="E4146E"/>
              </w:rPr>
              <w:t xml:space="preserve"> of playing an </w:t>
            </w:r>
            <w:del w:author="Paul Peyla" w:date="2026-04-08T13:38:00Z" w16du:dateUtc="2026-04-08T17:38:00Z" w:id="980">
              <w:r w:rsidRPr="008F1D1F" w:rsidDel="00C305D7">
                <w:rPr>
                  <w:color w:val="E4146E"/>
                </w:rPr>
                <w:delText>ad</w:delText>
              </w:r>
            </w:del>
            <w:ins w:author="Paul Peyla" w:date="2026-04-08T13:38:00Z" w16du:dateUtc="2026-04-08T17:38:00Z" w:id="981">
              <w:r w:rsidR="00C305D7">
                <w:rPr>
                  <w:color w:val="E4146E"/>
                </w:rPr>
                <w:t>Audio Message</w:t>
              </w:r>
            </w:ins>
            <w:del w:author="Paul Peyla" w:date="2026-04-08T13:38:00Z" w16du:dateUtc="2026-04-08T17:38:00Z" w:id="982">
              <w:r w:rsidRPr="008F1D1F" w:rsidDel="00C305D7">
                <w:rPr>
                  <w:color w:val="E4146E"/>
                </w:rPr>
                <w:delText xml:space="preserve"> upon vehicle startup</w:delText>
              </w:r>
            </w:del>
            <w:r w:rsidRPr="008F1D1F">
              <w:rPr>
                <w:color w:val="E4146E"/>
              </w:rPr>
              <w:t xml:space="preserve">, the DTS AutoStage Receiver shall use its current position to periodically determine whether the vehicle has stopped for at least </w:t>
            </w:r>
            <w:r w:rsidRPr="008F1D1F">
              <w:rPr>
                <w:b/>
                <w:bCs/>
                <w:color w:val="000000" w:themeColor="text1"/>
              </w:rPr>
              <w:t>minDwell</w:t>
            </w:r>
            <w:r w:rsidRPr="008F1D1F">
              <w:rPr>
                <w:color w:val="000000" w:themeColor="text1"/>
              </w:rPr>
              <w:t xml:space="preserve"> </w:t>
            </w:r>
            <w:r w:rsidRPr="008F1D1F">
              <w:rPr>
                <w:color w:val="E4146E"/>
              </w:rPr>
              <w:t xml:space="preserve">seconds within any of the returned H3 </w:t>
            </w:r>
            <w:r w:rsidRPr="008F1D1F">
              <w:rPr>
                <w:b/>
                <w:bCs/>
                <w:color w:val="000000" w:themeColor="text1"/>
              </w:rPr>
              <w:t>cells</w:t>
            </w:r>
            <w:r w:rsidRPr="008F1D1F">
              <w:rPr>
                <w:color w:val="000000" w:themeColor="text1"/>
              </w:rPr>
              <w:t xml:space="preserve"> </w:t>
            </w:r>
            <w:r w:rsidRPr="008F1D1F">
              <w:rPr>
                <w:color w:val="E4146E"/>
              </w:rPr>
              <w:t>representing campaign POIs.</w:t>
            </w:r>
          </w:p>
        </w:tc>
      </w:tr>
    </w:tbl>
    <w:p w:rsidR="009377B7" w:rsidP="009377B7" w:rsidRDefault="009377B7" w14:paraId="78CD7BF0" w14:textId="77777777"/>
    <w:tbl>
      <w:tblPr>
        <w:tblW w:w="9639" w:type="dxa"/>
        <w:tblLook w:val="04A0" w:firstRow="1" w:lastRow="0" w:firstColumn="1" w:lastColumn="0" w:noHBand="0" w:noVBand="1"/>
      </w:tblPr>
      <w:tblGrid>
        <w:gridCol w:w="1134"/>
        <w:gridCol w:w="8505"/>
      </w:tblGrid>
      <w:tr w:rsidRPr="0016253F" w:rsidR="009377B7" w14:paraId="248CC967"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7B2444" w:rsidR="009377B7" w:rsidRDefault="009377B7" w14:paraId="7E18A915" w14:textId="342FE3AF">
            <w:pPr>
              <w:spacing w:after="0"/>
              <w:rPr>
                <w:rFonts w:eastAsia="Times New Roman" w:cs="Times New Roman"/>
                <w:color w:val="E4146E"/>
              </w:rPr>
            </w:pPr>
            <w:r w:rsidRPr="007B2444">
              <w:rPr>
                <w:rFonts w:eastAsia="Times New Roman" w:cs="Times New Roman"/>
                <w:color w:val="E4146E"/>
              </w:rPr>
              <w:t>REQ-6</w:t>
            </w:r>
            <w:r w:rsidR="003A5CB8">
              <w:rPr>
                <w:rFonts w:eastAsia="Times New Roman" w:cs="Times New Roman"/>
                <w:color w:val="E4146E"/>
              </w:rPr>
              <w:t>3</w:t>
            </w:r>
          </w:p>
        </w:tc>
        <w:tc>
          <w:tcPr>
            <w:tcW w:w="8505" w:type="dxa"/>
            <w:tcBorders>
              <w:top w:val="nil"/>
              <w:left w:val="nil"/>
              <w:bottom w:val="nil"/>
              <w:right w:val="nil"/>
            </w:tcBorders>
            <w:vAlign w:val="center"/>
          </w:tcPr>
          <w:p w:rsidRPr="007B2444" w:rsidR="009377B7" w:rsidRDefault="009377B7" w14:paraId="131B976C" w14:textId="2C3E7104">
            <w:pPr>
              <w:spacing w:after="0"/>
              <w:rPr>
                <w:rFonts w:eastAsia="Times New Roman" w:cs="Times New Roman"/>
                <w:color w:val="E4146E"/>
              </w:rPr>
            </w:pPr>
            <w:r w:rsidRPr="007B2444">
              <w:rPr>
                <w:color w:val="E4146E"/>
              </w:rPr>
              <w:t xml:space="preserve">The DTS AutoStage Receiver </w:t>
            </w:r>
            <w:r>
              <w:rPr>
                <w:color w:val="E4146E"/>
              </w:rPr>
              <w:t>shall</w:t>
            </w:r>
            <w:r w:rsidRPr="007B2444">
              <w:rPr>
                <w:color w:val="E4146E"/>
              </w:rPr>
              <w:t xml:space="preserve"> report a successful vehicle dwell within a campaign POI using the </w:t>
            </w:r>
            <w:commentRangeStart w:id="983"/>
            <w:commentRangeStart w:id="984"/>
            <w:r w:rsidRPr="007B2444">
              <w:rPr>
                <w:b/>
                <w:bCs/>
                <w:color w:val="000000" w:themeColor="text1"/>
              </w:rPr>
              <w:t>/</w:t>
            </w:r>
            <w:r w:rsidR="008F69C2">
              <w:rPr>
                <w:b/>
                <w:bCs/>
                <w:color w:val="000000" w:themeColor="text1"/>
              </w:rPr>
              <w:t>v1/</w:t>
            </w:r>
            <w:r w:rsidRPr="007B2444">
              <w:rPr>
                <w:b/>
                <w:bCs/>
                <w:color w:val="000000" w:themeColor="text1"/>
              </w:rPr>
              <w:t>reports/events</w:t>
            </w:r>
            <w:r w:rsidRPr="007B2444">
              <w:rPr>
                <w:color w:val="000000" w:themeColor="text1"/>
              </w:rPr>
              <w:t xml:space="preserve"> </w:t>
            </w:r>
            <w:r w:rsidRPr="007B2444">
              <w:rPr>
                <w:color w:val="E4146E"/>
              </w:rPr>
              <w:t xml:space="preserve">endpoint </w:t>
            </w:r>
            <w:commentRangeEnd w:id="983"/>
            <w:r w:rsidRPr="007B2444" w:rsidR="00DB7AC0">
              <w:rPr>
                <w:rStyle w:val="CommentReference"/>
                <w:color w:val="E4146E"/>
                <w:sz w:val="22"/>
                <w:szCs w:val="22"/>
              </w:rPr>
              <w:commentReference w:id="983"/>
            </w:r>
            <w:commentRangeEnd w:id="984"/>
            <w:r>
              <w:rPr>
                <w:rStyle w:val="CommentReference"/>
              </w:rPr>
              <w:commentReference w:id="984"/>
            </w:r>
            <w:r w:rsidRPr="007B2444">
              <w:rPr>
                <w:color w:val="E4146E"/>
              </w:rPr>
              <w:t xml:space="preserve">for the </w:t>
            </w:r>
            <w:r w:rsidRPr="007B2444">
              <w:rPr>
                <w:b/>
                <w:bCs/>
                <w:color w:val="000000" w:themeColor="text1"/>
              </w:rPr>
              <w:t>preloadAd</w:t>
            </w:r>
            <w:r w:rsidRPr="007B2444">
              <w:rPr>
                <w:color w:val="000000" w:themeColor="text1"/>
              </w:rPr>
              <w:t xml:space="preserve"> </w:t>
            </w:r>
            <w:r w:rsidRPr="007B2444">
              <w:rPr>
                <w:color w:val="E4146E"/>
              </w:rPr>
              <w:t xml:space="preserve">events type.  </w:t>
            </w:r>
          </w:p>
        </w:tc>
      </w:tr>
    </w:tbl>
    <w:p w:rsidR="009377B7" w:rsidP="009377B7" w:rsidRDefault="009377B7" w14:paraId="48172C9D" w14:textId="77777777">
      <w:pPr>
        <w:spacing w:after="0"/>
      </w:pPr>
    </w:p>
    <w:p w:rsidR="009377B7" w:rsidP="009377B7" w:rsidRDefault="00B97381" w14:paraId="3C1765B7" w14:textId="1BA514A7">
      <w:ins w:author="Paul Peyla" w:date="2026-04-08T13:40:00Z" w16du:dateUtc="2026-04-08T17:40:00Z" w:id="986">
        <w:r>
          <w:t xml:space="preserve">The </w:t>
        </w:r>
      </w:ins>
      <w:r w:rsidR="009377B7">
        <w:t>DTS AutoStage</w:t>
      </w:r>
      <w:ins w:author="Paul Peyla" w:date="2026-04-08T13:40:00Z" w16du:dateUtc="2026-04-08T17:40:00Z" w:id="987">
        <w:r>
          <w:t xml:space="preserve"> server</w:t>
        </w:r>
      </w:ins>
      <w:r w:rsidR="009377B7">
        <w:t xml:space="preserve"> will subsequently </w:t>
      </w:r>
      <w:r w:rsidRPr="009206D7" w:rsidR="009377B7">
        <w:t xml:space="preserve">report </w:t>
      </w:r>
      <w:ins w:author="Paul Peyla" w:date="2026-04-13T16:04:00Z" w16du:dateUtc="2026-04-13T20:04:00Z" w:id="988">
        <w:r w:rsidRPr="009206D7" w:rsidR="009206D7">
          <w:rPr>
            <w:rPrChange w:author="Paul Peyla" w:date="2026-04-13T16:04:00Z" w16du:dateUtc="2026-04-13T20:04:00Z" w:id="989">
              <w:rPr>
                <w:color w:val="7030A0"/>
              </w:rPr>
            </w:rPrChange>
          </w:rPr>
          <w:t>audience measurement</w:t>
        </w:r>
      </w:ins>
      <w:ins w:author="Paul Peyla" w:date="2026-04-13T16:03:00Z" w16du:dateUtc="2026-04-13T20:03:00Z" w:id="990">
        <w:r w:rsidRPr="009206D7" w:rsidDel="009206D7" w:rsidR="009206D7">
          <w:t xml:space="preserve"> </w:t>
        </w:r>
      </w:ins>
      <w:del w:author="Paul Peyla" w:date="2026-04-13T16:03:00Z" w16du:dateUtc="2026-04-13T20:03:00Z" w:id="991">
        <w:r w:rsidRPr="009206D7" w:rsidDel="009206D7" w:rsidR="009377B7">
          <w:delText xml:space="preserve">attribution </w:delText>
        </w:r>
      </w:del>
      <w:del w:author="Paul Peyla" w:date="2026-04-13T16:05:00Z" w16du:dateUtc="2026-04-13T20:05:00Z" w:id="992">
        <w:r w:rsidRPr="009206D7" w:rsidDel="002D5CA9" w:rsidR="009377B7">
          <w:delText>of</w:delText>
        </w:r>
      </w:del>
      <w:ins w:author="Paul Peyla" w:date="2026-04-13T16:05:00Z" w16du:dateUtc="2026-04-13T20:05:00Z" w:id="993">
        <w:r w:rsidR="002D5CA9">
          <w:t>for</w:t>
        </w:r>
      </w:ins>
      <w:r w:rsidRPr="009206D7" w:rsidR="009377B7">
        <w:t xml:space="preserve"> this </w:t>
      </w:r>
      <w:r w:rsidR="009377B7">
        <w:t>event to the advertiser.</w:t>
      </w:r>
      <w:r w:rsidR="00EF0F74">
        <w:t xml:space="preserve"> Since the precise position of the car is required to determine </w:t>
      </w:r>
      <w:r w:rsidR="00670701">
        <w:t xml:space="preserve">whether the vehicle has dwelled within a POI, </w:t>
      </w:r>
      <w:r w:rsidR="00973A23">
        <w:t>use</w:t>
      </w:r>
      <w:r w:rsidR="00DC469F">
        <w:t>r</w:t>
      </w:r>
      <w:r w:rsidR="00973A23">
        <w:t xml:space="preserve"> consent will be required.</w:t>
      </w:r>
    </w:p>
    <w:p w:rsidR="00483286" w:rsidP="00277F9E" w:rsidRDefault="00065025" w14:paraId="4DE58398" w14:textId="46CD09A2">
      <w:pPr>
        <w:pStyle w:val="Heading3"/>
      </w:pPr>
      <w:bookmarkStart w:name="_Toc226548643" w:id="994"/>
      <w:r>
        <w:t>Post-Campaign Analysis Phase</w:t>
      </w:r>
      <w:bookmarkEnd w:id="994"/>
    </w:p>
    <w:tbl>
      <w:tblPr>
        <w:tblW w:w="9639" w:type="dxa"/>
        <w:tblLook w:val="04A0" w:firstRow="1" w:lastRow="0" w:firstColumn="1" w:lastColumn="0" w:noHBand="0" w:noVBand="1"/>
      </w:tblPr>
      <w:tblGrid>
        <w:gridCol w:w="1134"/>
        <w:gridCol w:w="8505"/>
      </w:tblGrid>
      <w:tr w:rsidRPr="0016253F" w:rsidR="00483286" w14:paraId="6AB47631"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16253F" w:rsidR="00483286" w:rsidRDefault="00483286" w14:paraId="0F226071" w14:textId="72826205">
            <w:pPr>
              <w:spacing w:after="0"/>
              <w:rPr>
                <w:rFonts w:eastAsia="Times New Roman" w:cs="Times New Roman"/>
                <w:color w:val="E4146E"/>
              </w:rPr>
            </w:pPr>
            <w:r w:rsidRPr="0016253F">
              <w:rPr>
                <w:rFonts w:eastAsia="Times New Roman" w:cs="Times New Roman"/>
                <w:color w:val="E4146E"/>
              </w:rPr>
              <w:t>REQ-</w:t>
            </w:r>
            <w:r>
              <w:rPr>
                <w:rFonts w:eastAsia="Times New Roman" w:cs="Times New Roman"/>
                <w:color w:val="E4146E"/>
              </w:rPr>
              <w:t>6</w:t>
            </w:r>
            <w:r w:rsidR="003A5CB8">
              <w:rPr>
                <w:rFonts w:eastAsia="Times New Roman" w:cs="Times New Roman"/>
                <w:color w:val="E4146E"/>
              </w:rPr>
              <w:t>4</w:t>
            </w:r>
          </w:p>
        </w:tc>
        <w:tc>
          <w:tcPr>
            <w:tcW w:w="8505" w:type="dxa"/>
            <w:tcBorders>
              <w:top w:val="nil"/>
              <w:left w:val="nil"/>
              <w:bottom w:val="nil"/>
              <w:right w:val="nil"/>
            </w:tcBorders>
            <w:vAlign w:val="center"/>
          </w:tcPr>
          <w:p w:rsidR="00483286" w:rsidRDefault="00483286" w14:paraId="34DA81EE" w14:textId="66908713">
            <w:pPr>
              <w:spacing w:after="0"/>
              <w:rPr>
                <w:rFonts w:eastAsia="Times New Roman" w:cs="Times New Roman"/>
                <w:color w:val="E4146E"/>
              </w:rPr>
            </w:pPr>
            <w:r>
              <w:rPr>
                <w:rFonts w:eastAsia="Times New Roman" w:cs="Times New Roman"/>
                <w:color w:val="E4146E"/>
              </w:rPr>
              <w:t xml:space="preserve">After a campaign has been terminated, </w:t>
            </w:r>
            <w:commentRangeStart w:id="995"/>
            <w:commentRangeStart w:id="996"/>
            <w:r>
              <w:rPr>
                <w:rFonts w:eastAsia="Times New Roman" w:cs="Times New Roman"/>
                <w:color w:val="E4146E"/>
              </w:rPr>
              <w:t xml:space="preserve">the DTS AutoStage Receiver </w:t>
            </w:r>
            <w:commentRangeEnd w:id="995"/>
            <w:r w:rsidR="001B1E6A">
              <w:rPr>
                <w:rStyle w:val="CommentReference"/>
                <w:rFonts w:eastAsia="Times New Roman" w:cs="Times New Roman"/>
                <w:color w:val="E4146E"/>
                <w:sz w:val="22"/>
                <w:szCs w:val="22"/>
              </w:rPr>
              <w:commentReference w:id="995"/>
            </w:r>
            <w:commentRangeEnd w:id="996"/>
            <w:r>
              <w:rPr>
                <w:rStyle w:val="CommentReference"/>
              </w:rPr>
              <w:commentReference w:id="996"/>
            </w:r>
            <w:r>
              <w:rPr>
                <w:rFonts w:eastAsia="Times New Roman" w:cs="Times New Roman"/>
                <w:color w:val="E4146E"/>
              </w:rPr>
              <w:t>shall provide the following reporting analytics to the AutoStage server:</w:t>
            </w:r>
          </w:p>
          <w:p w:rsidR="00483286" w:rsidP="009377B7" w:rsidRDefault="00483286" w14:paraId="3B4864BF" w14:textId="77777777">
            <w:pPr>
              <w:pStyle w:val="ListParagraph"/>
              <w:numPr>
                <w:ilvl w:val="0"/>
                <w:numId w:val="14"/>
              </w:numPr>
              <w:spacing w:after="0"/>
              <w:contextualSpacing/>
              <w:rPr>
                <w:rFonts w:eastAsia="Times New Roman" w:cs="Times New Roman"/>
                <w:color w:val="E4146E"/>
              </w:rPr>
            </w:pPr>
            <w:r>
              <w:rPr>
                <w:rFonts w:eastAsia="Times New Roman" w:cs="Times New Roman"/>
                <w:color w:val="E4146E"/>
              </w:rPr>
              <w:t>Number of impressions</w:t>
            </w:r>
          </w:p>
          <w:p w:rsidR="00483286" w:rsidP="009377B7" w:rsidRDefault="00483286" w14:paraId="634DBE9D" w14:textId="3C162BA3">
            <w:pPr>
              <w:pStyle w:val="ListParagraph"/>
              <w:numPr>
                <w:ilvl w:val="0"/>
                <w:numId w:val="14"/>
              </w:numPr>
              <w:spacing w:after="0"/>
              <w:contextualSpacing/>
              <w:rPr>
                <w:rFonts w:eastAsia="Times New Roman" w:cs="Times New Roman"/>
                <w:color w:val="E4146E"/>
              </w:rPr>
            </w:pPr>
            <w:r>
              <w:rPr>
                <w:rFonts w:eastAsia="Times New Roman" w:cs="Times New Roman"/>
                <w:color w:val="E4146E"/>
              </w:rPr>
              <w:t>Vehicle model</w:t>
            </w:r>
          </w:p>
          <w:p w:rsidR="00483286" w:rsidP="009377B7" w:rsidRDefault="00483286" w14:paraId="389674F6" w14:textId="77777777">
            <w:pPr>
              <w:pStyle w:val="ListParagraph"/>
              <w:numPr>
                <w:ilvl w:val="0"/>
                <w:numId w:val="14"/>
              </w:numPr>
              <w:spacing w:after="0"/>
              <w:contextualSpacing/>
              <w:rPr>
                <w:rFonts w:eastAsia="Times New Roman" w:cs="Times New Roman"/>
                <w:color w:val="E4146E"/>
              </w:rPr>
            </w:pPr>
            <w:r>
              <w:rPr>
                <w:rFonts w:eastAsia="Times New Roman" w:cs="Times New Roman"/>
                <w:color w:val="E4146E"/>
              </w:rPr>
              <w:t>GPS position during ad playout for each impression</w:t>
            </w:r>
          </w:p>
          <w:p w:rsidRPr="00765761" w:rsidR="00483286" w:rsidP="009377B7" w:rsidRDefault="00483286" w14:paraId="7F11D8BB" w14:textId="77777777">
            <w:pPr>
              <w:pStyle w:val="ListParagraph"/>
              <w:numPr>
                <w:ilvl w:val="0"/>
                <w:numId w:val="14"/>
              </w:numPr>
              <w:spacing w:after="0"/>
              <w:contextualSpacing/>
              <w:rPr>
                <w:rFonts w:eastAsia="Times New Roman" w:cs="Times New Roman"/>
                <w:color w:val="E4146E"/>
              </w:rPr>
            </w:pPr>
            <w:r>
              <w:rPr>
                <w:rFonts w:eastAsia="Times New Roman" w:cs="Times New Roman"/>
                <w:color w:val="E4146E"/>
              </w:rPr>
              <w:t>Playback completion rate</w:t>
            </w:r>
          </w:p>
        </w:tc>
      </w:tr>
    </w:tbl>
    <w:p w:rsidR="00483286" w:rsidP="00483286" w:rsidRDefault="00483286" w14:paraId="2827242C" w14:textId="77777777"/>
    <w:tbl>
      <w:tblPr>
        <w:tblW w:w="9639" w:type="dxa"/>
        <w:tblLook w:val="04A0" w:firstRow="1" w:lastRow="0" w:firstColumn="1" w:lastColumn="0" w:noHBand="0" w:noVBand="1"/>
      </w:tblPr>
      <w:tblGrid>
        <w:gridCol w:w="1134"/>
        <w:gridCol w:w="8505"/>
      </w:tblGrid>
      <w:tr w:rsidRPr="0016253F" w:rsidR="00483286" w14:paraId="112472F0" w14:textId="77777777">
        <w:trPr>
          <w:cantSplit/>
          <w:trHeight w:val="600"/>
        </w:trPr>
        <w:tc>
          <w:tcPr>
            <w:tcW w:w="1134" w:type="dxa"/>
            <w:tcBorders>
              <w:top w:val="nil"/>
              <w:left w:val="nil"/>
              <w:bottom w:val="nil"/>
              <w:right w:val="nil"/>
            </w:tcBorders>
            <w:shd w:val="clear" w:color="auto" w:fill="D6DCE4" w:themeFill="background2"/>
            <w:noWrap/>
            <w:vAlign w:val="center"/>
            <w:hideMark/>
          </w:tcPr>
          <w:p w:rsidRPr="00765761" w:rsidR="00483286" w:rsidRDefault="00483286" w14:paraId="00A374D2" w14:textId="3994D8A4">
            <w:pPr>
              <w:spacing w:after="0"/>
              <w:rPr>
                <w:rFonts w:eastAsia="Times New Roman" w:cs="Times New Roman"/>
                <w:color w:val="7030A0"/>
              </w:rPr>
            </w:pPr>
            <w:r w:rsidRPr="00765761">
              <w:rPr>
                <w:rFonts w:eastAsia="Times New Roman" w:cs="Times New Roman"/>
                <w:color w:val="7030A0"/>
              </w:rPr>
              <w:t>RE</w:t>
            </w:r>
            <w:r>
              <w:rPr>
                <w:rFonts w:eastAsia="Times New Roman" w:cs="Times New Roman"/>
                <w:color w:val="7030A0"/>
              </w:rPr>
              <w:t>C</w:t>
            </w:r>
            <w:r w:rsidRPr="00765761">
              <w:rPr>
                <w:rFonts w:eastAsia="Times New Roman" w:cs="Times New Roman"/>
                <w:color w:val="7030A0"/>
              </w:rPr>
              <w:t>-</w:t>
            </w:r>
            <w:r>
              <w:rPr>
                <w:rFonts w:eastAsia="Times New Roman" w:cs="Times New Roman"/>
                <w:color w:val="7030A0"/>
              </w:rPr>
              <w:t>1</w:t>
            </w:r>
            <w:r w:rsidR="003A5CB8">
              <w:rPr>
                <w:rFonts w:eastAsia="Times New Roman" w:cs="Times New Roman"/>
                <w:color w:val="7030A0"/>
              </w:rPr>
              <w:t>4</w:t>
            </w:r>
          </w:p>
        </w:tc>
        <w:tc>
          <w:tcPr>
            <w:tcW w:w="8505" w:type="dxa"/>
            <w:tcBorders>
              <w:top w:val="nil"/>
              <w:left w:val="nil"/>
              <w:bottom w:val="nil"/>
              <w:right w:val="nil"/>
            </w:tcBorders>
            <w:vAlign w:val="center"/>
          </w:tcPr>
          <w:p w:rsidRPr="003C52B4" w:rsidR="00483286" w:rsidRDefault="00483286" w14:paraId="19C53EAF" w14:textId="77777777">
            <w:pPr>
              <w:spacing w:after="0"/>
              <w:rPr>
                <w:rFonts w:eastAsia="Times New Roman" w:cs="Times New Roman"/>
                <w:color w:val="7030A0"/>
              </w:rPr>
            </w:pPr>
            <w:r w:rsidRPr="003C52B4">
              <w:rPr>
                <w:rFonts w:eastAsia="Times New Roman" w:cs="Times New Roman"/>
                <w:color w:val="7030A0"/>
              </w:rPr>
              <w:t>The DTS AutoStage Receiver should provide the following additional reporting analytics to the AutoStage server for each impression:</w:t>
            </w:r>
          </w:p>
          <w:p w:rsidRPr="003C52B4" w:rsidR="00483286" w:rsidP="009377B7" w:rsidRDefault="00483286" w14:paraId="3F02815D" w14:textId="77777777">
            <w:pPr>
              <w:pStyle w:val="ListParagraph"/>
              <w:numPr>
                <w:ilvl w:val="0"/>
                <w:numId w:val="14"/>
              </w:numPr>
              <w:spacing w:after="0"/>
              <w:contextualSpacing/>
              <w:rPr>
                <w:rFonts w:eastAsia="Times New Roman" w:cs="Times New Roman"/>
                <w:color w:val="7030A0"/>
              </w:rPr>
            </w:pPr>
            <w:r w:rsidRPr="003C52B4">
              <w:rPr>
                <w:rFonts w:eastAsia="Times New Roman" w:cs="Times New Roman"/>
                <w:color w:val="7030A0"/>
              </w:rPr>
              <w:t>Engine type (EV or ICE)</w:t>
            </w:r>
          </w:p>
          <w:p w:rsidRPr="003C52B4" w:rsidR="00483286" w:rsidP="009377B7" w:rsidRDefault="00483286" w14:paraId="5E299E31" w14:textId="77777777">
            <w:pPr>
              <w:pStyle w:val="ListParagraph"/>
              <w:numPr>
                <w:ilvl w:val="0"/>
                <w:numId w:val="14"/>
              </w:numPr>
              <w:spacing w:after="0"/>
              <w:contextualSpacing/>
              <w:rPr>
                <w:rFonts w:eastAsia="Times New Roman" w:cs="Times New Roman"/>
                <w:color w:val="7030A0"/>
              </w:rPr>
            </w:pPr>
            <w:r w:rsidRPr="003C52B4">
              <w:rPr>
                <w:rFonts w:eastAsia="Times New Roman" w:cs="Times New Roman"/>
                <w:color w:val="7030A0"/>
              </w:rPr>
              <w:t>Number of passengers</w:t>
            </w:r>
          </w:p>
          <w:p w:rsidRPr="003C52B4" w:rsidR="00701D87" w:rsidP="009377B7" w:rsidRDefault="00483286" w14:paraId="722A06A5" w14:textId="761CA83B">
            <w:pPr>
              <w:pStyle w:val="ListParagraph"/>
              <w:numPr>
                <w:ilvl w:val="0"/>
                <w:numId w:val="14"/>
              </w:numPr>
              <w:spacing w:after="0"/>
              <w:contextualSpacing/>
              <w:rPr>
                <w:rFonts w:eastAsia="Times New Roman" w:cs="Times New Roman"/>
                <w:color w:val="7030A0"/>
              </w:rPr>
            </w:pPr>
            <w:r w:rsidRPr="003C52B4">
              <w:rPr>
                <w:rFonts w:eastAsia="Times New Roman" w:cs="Times New Roman"/>
                <w:color w:val="7030A0"/>
              </w:rPr>
              <w:t>Vehicle state during ad playout (park, drive, charging, etc.)</w:t>
            </w:r>
          </w:p>
          <w:p w:rsidRPr="003C52B4" w:rsidR="00483286" w:rsidP="00232746" w:rsidRDefault="00483286" w14:paraId="7FFC67BB" w14:textId="7EB6F1A3">
            <w:pPr>
              <w:pStyle w:val="ListParagraph"/>
              <w:numPr>
                <w:ilvl w:val="0"/>
                <w:numId w:val="14"/>
              </w:numPr>
              <w:spacing w:after="0"/>
              <w:contextualSpacing/>
              <w:rPr>
                <w:rFonts w:eastAsia="Times New Roman" w:cs="Times New Roman"/>
                <w:color w:val="7030A0"/>
              </w:rPr>
            </w:pPr>
            <w:commentRangeStart w:id="997"/>
            <w:commentRangeStart w:id="998"/>
            <w:commentRangeStart w:id="999"/>
            <w:commentRangeStart w:id="1000"/>
            <w:commentRangeStart w:id="1001"/>
            <w:r w:rsidRPr="003C52B4">
              <w:rPr>
                <w:rFonts w:eastAsia="Times New Roman" w:cs="Times New Roman"/>
                <w:color w:val="7030A0"/>
              </w:rPr>
              <w:t xml:space="preserve">GPS position </w:t>
            </w:r>
            <w:del w:author="Paul Peyla" w:date="2026-04-08T13:41:00Z" w16du:dateUtc="2026-04-08T17:41:00Z" w:id="1002">
              <w:r w:rsidRPr="003C52B4" w:rsidDel="003C52B4">
                <w:rPr>
                  <w:rFonts w:eastAsia="Times New Roman" w:cs="Times New Roman"/>
                  <w:color w:val="7030A0"/>
                  <w:rPrChange w:author="Paul Peyla" w:date="2026-04-08T13:41:00Z" w16du:dateUtc="2026-04-08T17:41:00Z" w:id="1003">
                    <w:rPr>
                      <w:rFonts w:eastAsia="Times New Roman" w:cs="Times New Roman"/>
                      <w:b/>
                      <w:bCs/>
                      <w:color w:val="7030A0"/>
                      <w:highlight w:val="yellow"/>
                    </w:rPr>
                  </w:rPrChange>
                </w:rPr>
                <w:delText>30</w:delText>
              </w:r>
              <w:r w:rsidRPr="003C52B4" w:rsidDel="003C52B4">
                <w:rPr>
                  <w:rFonts w:eastAsia="Times New Roman" w:cs="Times New Roman"/>
                  <w:color w:val="7030A0"/>
                  <w:rPrChange w:author="Paul Peyla" w:date="2026-04-08T13:41:00Z" w16du:dateUtc="2026-04-08T17:41:00Z" w:id="1004">
                    <w:rPr>
                      <w:rFonts w:eastAsia="Times New Roman" w:cs="Times New Roman"/>
                      <w:color w:val="7030A0"/>
                      <w:highlight w:val="yellow"/>
                    </w:rPr>
                  </w:rPrChange>
                </w:rPr>
                <w:delText xml:space="preserve"> </w:delText>
              </w:r>
            </w:del>
            <w:ins w:author="Paul Peyla" w:date="2026-04-08T13:41:00Z" w16du:dateUtc="2026-04-08T17:41:00Z" w:id="1005">
              <w:r w:rsidR="00F85C62">
                <w:rPr>
                  <w:rFonts w:eastAsia="Times New Roman" w:cs="Times New Roman"/>
                  <w:color w:val="7030A0"/>
                </w:rPr>
                <w:t>30</w:t>
              </w:r>
              <w:r w:rsidRPr="003C52B4" w:rsidR="003C52B4">
                <w:rPr>
                  <w:rFonts w:eastAsia="Times New Roman" w:cs="Times New Roman"/>
                  <w:color w:val="7030A0"/>
                  <w:rPrChange w:author="Paul Peyla" w:date="2026-04-08T13:41:00Z" w16du:dateUtc="2026-04-08T17:41:00Z" w:id="1006">
                    <w:rPr>
                      <w:rFonts w:eastAsia="Times New Roman" w:cs="Times New Roman"/>
                      <w:color w:val="7030A0"/>
                      <w:highlight w:val="yellow"/>
                    </w:rPr>
                  </w:rPrChange>
                </w:rPr>
                <w:t xml:space="preserve"> </w:t>
              </w:r>
            </w:ins>
            <w:r w:rsidRPr="003C52B4">
              <w:rPr>
                <w:rFonts w:eastAsia="Times New Roman" w:cs="Times New Roman"/>
                <w:color w:val="7030A0"/>
                <w:rPrChange w:author="Paul Peyla" w:date="2026-04-08T13:41:00Z" w16du:dateUtc="2026-04-08T17:41:00Z" w:id="1007">
                  <w:rPr>
                    <w:rFonts w:eastAsia="Times New Roman" w:cs="Times New Roman"/>
                    <w:color w:val="7030A0"/>
                    <w:highlight w:val="yellow"/>
                  </w:rPr>
                </w:rPrChange>
              </w:rPr>
              <w:t>minutes</w:t>
            </w:r>
            <w:r w:rsidRPr="003C52B4">
              <w:rPr>
                <w:rFonts w:eastAsia="Times New Roman" w:cs="Times New Roman"/>
                <w:color w:val="7030A0"/>
              </w:rPr>
              <w:t xml:space="preserve"> after the impression</w:t>
            </w:r>
            <w:commentRangeEnd w:id="997"/>
            <w:r w:rsidRPr="003C52B4">
              <w:rPr>
                <w:rStyle w:val="CommentReference"/>
                <w:rFonts w:eastAsia="Times New Roman" w:cs="Times New Roman"/>
                <w:color w:val="7030A0"/>
                <w:sz w:val="22"/>
                <w:szCs w:val="22"/>
              </w:rPr>
              <w:commentReference w:id="997"/>
            </w:r>
            <w:commentRangeEnd w:id="998"/>
            <w:r>
              <w:rPr>
                <w:rStyle w:val="CommentReference"/>
              </w:rPr>
              <w:commentReference w:id="998"/>
            </w:r>
            <w:commentRangeEnd w:id="999"/>
            <w:r>
              <w:rPr>
                <w:rStyle w:val="CommentReference"/>
              </w:rPr>
              <w:commentReference w:id="999"/>
            </w:r>
            <w:commentRangeEnd w:id="1000"/>
            <w:r>
              <w:rPr>
                <w:rStyle w:val="CommentReference"/>
              </w:rPr>
              <w:commentReference w:id="1000"/>
            </w:r>
            <w:commentRangeEnd w:id="1001"/>
            <w:r>
              <w:rPr>
                <w:rStyle w:val="CommentReference"/>
              </w:rPr>
              <w:commentReference w:id="1001"/>
            </w:r>
          </w:p>
        </w:tc>
      </w:tr>
    </w:tbl>
    <w:p w:rsidR="00483286" w:rsidP="00483286" w:rsidRDefault="00483286" w14:paraId="3E5A1A5C" w14:textId="77777777">
      <w:pPr>
        <w:spacing w:after="0"/>
        <w:rPr>
          <w:b/>
          <w:bCs/>
          <w:u w:val="single"/>
        </w:rPr>
      </w:pPr>
    </w:p>
    <w:p w:rsidR="00956757" w:rsidP="00B96E9A" w:rsidRDefault="00206CA8" w14:paraId="618767A2" w14:textId="58E8F956">
      <w:pPr>
        <w:pStyle w:val="Heading1"/>
      </w:pPr>
      <w:bookmarkStart w:name="_Toc226548644" w:id="1011"/>
      <w:r>
        <w:t>Receiver Certification Test Requirements</w:t>
      </w:r>
      <w:bookmarkEnd w:id="1011"/>
    </w:p>
    <w:p w:rsidR="00CF1B69" w:rsidP="00CF1B69" w:rsidRDefault="000D4A2C" w14:paraId="3763211F" w14:textId="0841BBC4">
      <w:pPr>
        <w:rPr>
          <w:lang w:eastAsia="zh-CN"/>
        </w:rPr>
      </w:pPr>
      <w:r>
        <w:rPr>
          <w:lang w:eastAsia="zh-CN"/>
        </w:rPr>
        <w:t xml:space="preserve">Refer to </w:t>
      </w:r>
      <w:r w:rsidR="00D36E5F">
        <w:rPr>
          <w:lang w:eastAsia="zh-CN"/>
        </w:rPr>
        <w:t>SY_SRS_4113 S</w:t>
      </w:r>
      <w:r w:rsidR="00CF1B69">
        <w:rPr>
          <w:lang w:eastAsia="zh-CN"/>
        </w:rPr>
        <w:t xml:space="preserve">ubsection </w:t>
      </w:r>
      <w:r w:rsidR="00D36E5F">
        <w:rPr>
          <w:lang w:eastAsia="zh-CN"/>
        </w:rPr>
        <w:t>3.1</w:t>
      </w:r>
      <w:r w:rsidR="006D5EDC">
        <w:rPr>
          <w:lang w:eastAsia="zh-CN"/>
        </w:rPr>
        <w:t>5</w:t>
      </w:r>
      <w:r w:rsidR="00CF1B69">
        <w:rPr>
          <w:lang w:eastAsia="zh-CN"/>
        </w:rPr>
        <w:t xml:space="preserve"> for </w:t>
      </w:r>
      <w:r w:rsidR="00042E58">
        <w:rPr>
          <w:lang w:eastAsia="zh-CN"/>
        </w:rPr>
        <w:t>a</w:t>
      </w:r>
      <w:r w:rsidR="00D36E5F">
        <w:rPr>
          <w:lang w:eastAsia="zh-CN"/>
        </w:rPr>
        <w:t xml:space="preserve"> </w:t>
      </w:r>
      <w:r w:rsidR="00CF1B69">
        <w:rPr>
          <w:lang w:eastAsia="zh-CN"/>
        </w:rPr>
        <w:t xml:space="preserve">list </w:t>
      </w:r>
      <w:r w:rsidR="00042E58">
        <w:rPr>
          <w:lang w:eastAsia="zh-CN"/>
        </w:rPr>
        <w:t xml:space="preserve">of </w:t>
      </w:r>
      <w:r w:rsidR="00CF1B69">
        <w:rPr>
          <w:lang w:eastAsia="zh-CN"/>
        </w:rPr>
        <w:t xml:space="preserve">the requirements imposed upon all receiver test samples sent to Xperi test labs for </w:t>
      </w:r>
      <w:r w:rsidR="00252817">
        <w:rPr>
          <w:lang w:eastAsia="zh-CN"/>
        </w:rPr>
        <w:t xml:space="preserve">DTS AutoStage </w:t>
      </w:r>
      <w:r w:rsidR="00CF1B69">
        <w:rPr>
          <w:lang w:eastAsia="zh-CN"/>
        </w:rPr>
        <w:t>certification.</w:t>
      </w:r>
      <w:r w:rsidR="00042E58">
        <w:rPr>
          <w:lang w:eastAsia="zh-CN"/>
        </w:rPr>
        <w:t xml:space="preserve"> The following additional certification test requirements must </w:t>
      </w:r>
      <w:r w:rsidR="00802410">
        <w:rPr>
          <w:lang w:eastAsia="zh-CN"/>
        </w:rPr>
        <w:t xml:space="preserve">also </w:t>
      </w:r>
      <w:r w:rsidR="00042E58">
        <w:rPr>
          <w:lang w:eastAsia="zh-CN"/>
        </w:rPr>
        <w:t xml:space="preserve">be met by </w:t>
      </w:r>
      <w:r w:rsidR="006F3A4E">
        <w:rPr>
          <w:lang w:eastAsia="zh-CN"/>
        </w:rPr>
        <w:t>receiver test samples</w:t>
      </w:r>
      <w:r w:rsidR="000639CE">
        <w:rPr>
          <w:lang w:eastAsia="zh-CN"/>
        </w:rPr>
        <w:t xml:space="preserve"> </w:t>
      </w:r>
      <w:r w:rsidR="00413A11">
        <w:rPr>
          <w:lang w:eastAsia="zh-CN"/>
        </w:rPr>
        <w:t>support</w:t>
      </w:r>
      <w:r w:rsidR="000259C2">
        <w:rPr>
          <w:lang w:eastAsia="zh-CN"/>
        </w:rPr>
        <w:t>ing</w:t>
      </w:r>
      <w:r w:rsidR="00413A11">
        <w:rPr>
          <w:lang w:eastAsia="zh-CN"/>
        </w:rPr>
        <w:t xml:space="preserve"> the</w:t>
      </w:r>
      <w:r w:rsidR="001C5A18">
        <w:rPr>
          <w:lang w:eastAsia="zh-CN"/>
        </w:rPr>
        <w:t xml:space="preserve"> </w:t>
      </w:r>
      <w:del w:author="Paul Peyla" w:date="2026-04-08T13:42:00Z" w16du:dateUtc="2026-04-08T17:42:00Z" w:id="1012">
        <w:r w:rsidDel="005703C7" w:rsidR="00413A11">
          <w:rPr>
            <w:lang w:eastAsia="zh-CN"/>
          </w:rPr>
          <w:delText xml:space="preserve">Welcome </w:delText>
        </w:r>
      </w:del>
      <w:r w:rsidR="00413A11">
        <w:rPr>
          <w:lang w:eastAsia="zh-CN"/>
        </w:rPr>
        <w:t>Audio Message</w:t>
      </w:r>
      <w:ins w:author="Paul Peyla" w:date="2026-04-08T13:43:00Z" w16du:dateUtc="2026-04-08T17:43:00Z" w:id="1013">
        <w:r w:rsidR="00FE4054">
          <w:rPr>
            <w:lang w:eastAsia="zh-CN"/>
          </w:rPr>
          <w:t>s</w:t>
        </w:r>
      </w:ins>
      <w:del w:author="Paul Peyla" w:date="2026-04-08T13:42:00Z" w16du:dateUtc="2026-04-08T17:42:00Z" w:id="1014">
        <w:r w:rsidDel="005703C7" w:rsidR="00413A11">
          <w:rPr>
            <w:lang w:eastAsia="zh-CN"/>
          </w:rPr>
          <w:delText>s</w:delText>
        </w:r>
      </w:del>
      <w:r w:rsidR="00413A11">
        <w:rPr>
          <w:lang w:eastAsia="zh-CN"/>
        </w:rPr>
        <w:t xml:space="preserve"> feature.</w:t>
      </w:r>
    </w:p>
    <w:tbl>
      <w:tblPr>
        <w:tblW w:w="9639" w:type="dxa"/>
        <w:tblLook w:val="04A0" w:firstRow="1" w:lastRow="0" w:firstColumn="1" w:lastColumn="0" w:noHBand="0" w:noVBand="1"/>
      </w:tblPr>
      <w:tblGrid>
        <w:gridCol w:w="1134"/>
        <w:gridCol w:w="8505"/>
      </w:tblGrid>
      <w:tr w:rsidRPr="003B43E3" w:rsidR="00FE47F1" w:rsidTr="00F56FAC" w14:paraId="22727729" w14:textId="77777777">
        <w:trPr>
          <w:cantSplit/>
          <w:trHeight w:val="600"/>
        </w:trPr>
        <w:tc>
          <w:tcPr>
            <w:tcW w:w="1134" w:type="dxa"/>
            <w:tcBorders>
              <w:top w:val="nil"/>
              <w:left w:val="nil"/>
              <w:bottom w:val="nil"/>
              <w:right w:val="nil"/>
            </w:tcBorders>
            <w:shd w:val="clear" w:color="auto" w:fill="D6DCE4" w:themeFill="background2"/>
            <w:noWrap/>
            <w:vAlign w:val="center"/>
          </w:tcPr>
          <w:p w:rsidRPr="003B43E3" w:rsidR="00FE47F1" w:rsidP="00F56FAC" w:rsidRDefault="00FE47F1" w14:paraId="3AD0D55A" w14:textId="3732EA87">
            <w:pPr>
              <w:spacing w:after="0"/>
              <w:rPr>
                <w:rFonts w:eastAsia="Times New Roman" w:cs="Times New Roman"/>
                <w:color w:val="E4146E"/>
              </w:rPr>
            </w:pPr>
            <w:r>
              <w:rPr>
                <w:rFonts w:eastAsia="Times New Roman" w:cs="Times New Roman"/>
                <w:color w:val="E4146E"/>
              </w:rPr>
              <w:t>REQ-6</w:t>
            </w:r>
            <w:r w:rsidR="00410C4E">
              <w:rPr>
                <w:rFonts w:eastAsia="Times New Roman" w:cs="Times New Roman"/>
                <w:color w:val="E4146E"/>
              </w:rPr>
              <w:t>5</w:t>
            </w:r>
          </w:p>
        </w:tc>
        <w:tc>
          <w:tcPr>
            <w:tcW w:w="8505" w:type="dxa"/>
            <w:tcBorders>
              <w:top w:val="nil"/>
              <w:left w:val="nil"/>
              <w:bottom w:val="nil"/>
              <w:right w:val="nil"/>
            </w:tcBorders>
            <w:vAlign w:val="center"/>
          </w:tcPr>
          <w:p w:rsidRPr="003B43E3" w:rsidR="00FE47F1" w:rsidP="00F56FAC" w:rsidRDefault="00FE47F1" w14:paraId="7895B5F5" w14:textId="50513EA2">
            <w:pPr>
              <w:spacing w:after="0"/>
              <w:rPr>
                <w:rFonts w:eastAsia="Times New Roman" w:cs="Times New Roman"/>
                <w:color w:val="E4146E"/>
              </w:rPr>
            </w:pPr>
            <w:r>
              <w:rPr>
                <w:rFonts w:eastAsia="Times New Roman" w:cs="Times New Roman"/>
                <w:color w:val="E4146E"/>
              </w:rPr>
              <w:t xml:space="preserve">DTS AutoStage Receiver certification test samples shall include a means of </w:t>
            </w:r>
            <w:r w:rsidR="008A573B">
              <w:rPr>
                <w:rFonts w:eastAsia="Times New Roman" w:cs="Times New Roman"/>
                <w:color w:val="E4146E"/>
              </w:rPr>
              <w:t xml:space="preserve">enabling and disabling </w:t>
            </w:r>
            <w:r w:rsidR="00D734C5">
              <w:rPr>
                <w:rFonts w:eastAsia="Times New Roman" w:cs="Times New Roman"/>
                <w:color w:val="E4146E"/>
              </w:rPr>
              <w:t xml:space="preserve">certain </w:t>
            </w:r>
            <w:r w:rsidR="008A573B">
              <w:rPr>
                <w:rFonts w:eastAsia="Times New Roman" w:cs="Times New Roman"/>
                <w:color w:val="E4146E"/>
              </w:rPr>
              <w:t>vehicle safety features</w:t>
            </w:r>
            <w:r w:rsidR="00D734C5">
              <w:rPr>
                <w:rFonts w:eastAsia="Times New Roman" w:cs="Times New Roman"/>
                <w:color w:val="E4146E"/>
              </w:rPr>
              <w:t>, including</w:t>
            </w:r>
            <w:r w:rsidR="00067DB0">
              <w:rPr>
                <w:rFonts w:eastAsia="Times New Roman" w:cs="Times New Roman"/>
                <w:color w:val="E4146E"/>
              </w:rPr>
              <w:t xml:space="preserve"> reverse camera,</w:t>
            </w:r>
            <w:r w:rsidR="00A15B1E">
              <w:rPr>
                <w:rFonts w:eastAsia="Times New Roman" w:cs="Times New Roman"/>
                <w:color w:val="E4146E"/>
              </w:rPr>
              <w:t xml:space="preserve"> </w:t>
            </w:r>
            <w:r w:rsidR="00427865">
              <w:rPr>
                <w:rFonts w:eastAsia="Times New Roman" w:cs="Times New Roman"/>
                <w:color w:val="E4146E"/>
              </w:rPr>
              <w:t>seatbelt chimes</w:t>
            </w:r>
            <w:r w:rsidR="00E92AFF">
              <w:rPr>
                <w:rFonts w:eastAsia="Times New Roman" w:cs="Times New Roman"/>
                <w:color w:val="E4146E"/>
              </w:rPr>
              <w:t xml:space="preserve">, </w:t>
            </w:r>
            <w:r w:rsidR="00076D55">
              <w:rPr>
                <w:rFonts w:eastAsia="Times New Roman" w:cs="Times New Roman"/>
                <w:color w:val="E4146E"/>
              </w:rPr>
              <w:t xml:space="preserve">and </w:t>
            </w:r>
            <w:r w:rsidR="00E92AFF">
              <w:rPr>
                <w:rFonts w:eastAsia="Times New Roman" w:cs="Times New Roman"/>
                <w:color w:val="E4146E"/>
              </w:rPr>
              <w:t>door-open chimes</w:t>
            </w:r>
            <w:r w:rsidR="007F0923">
              <w:rPr>
                <w:rFonts w:eastAsia="Times New Roman" w:cs="Times New Roman"/>
                <w:color w:val="E4146E"/>
              </w:rPr>
              <w:t>.</w:t>
            </w:r>
          </w:p>
        </w:tc>
      </w:tr>
    </w:tbl>
    <w:p w:rsidR="009B13C3" w:rsidP="009B13C3" w:rsidRDefault="009B13C3" w14:paraId="0368A3A1" w14:textId="77777777">
      <w:pPr>
        <w:rPr>
          <w:lang w:eastAsia="zh-CN"/>
        </w:rPr>
      </w:pPr>
    </w:p>
    <w:p w:rsidRPr="004A048D" w:rsidR="00956757" w:rsidP="009B13C3" w:rsidRDefault="00956757" w14:paraId="525926CC" w14:textId="77777777"/>
    <w:sectPr w:rsidRPr="004A048D" w:rsidR="00956757" w:rsidSect="00D17AAF">
      <w:headerReference w:type="even" r:id="rId28"/>
      <w:headerReference w:type="default" r:id="rId29"/>
      <w:footerReference w:type="even" r:id="rId30"/>
      <w:footerReference w:type="default" r:id="rId31"/>
      <w:headerReference w:type="first" r:id="rId32"/>
      <w:footerReference w:type="first" r:id="rId33"/>
      <w:pgSz w:w="11906" w:h="16838" w:orient="portrait" w:code="9"/>
      <w:pgMar w:top="1418" w:right="1418" w:bottom="1418" w:left="1418"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F" w:author="Marco Frattolin" w:date="2026-04-12T10:57:00Z" w:id="5">
    <w:p w:rsidR="005C0F3C" w:rsidP="005C0F3C" w:rsidRDefault="005C0F3C" w14:paraId="018851B0" w14:textId="77777777">
      <w:r>
        <w:rPr>
          <w:rStyle w:val="CommentReference"/>
        </w:rPr>
        <w:annotationRef/>
      </w:r>
      <w:r>
        <w:rPr>
          <w:sz w:val="20"/>
          <w:szCs w:val="20"/>
        </w:rPr>
        <w:t xml:space="preserve">The filename still includes "Welcome" </w:t>
      </w:r>
    </w:p>
  </w:comment>
  <w:comment w:initials="PP" w:author="Paul Peyla" w:date="2026-04-13T15:45:00Z" w:id="6">
    <w:p w:rsidR="00621621" w:rsidP="00621621" w:rsidRDefault="00621621" w14:paraId="2E5408C9" w14:textId="77777777">
      <w:pPr>
        <w:pStyle w:val="CommentText"/>
      </w:pPr>
      <w:r>
        <w:rPr>
          <w:rStyle w:val="CommentReference"/>
        </w:rPr>
        <w:annotationRef/>
      </w:r>
      <w:r>
        <w:t>Thanks, fixed it.</w:t>
      </w:r>
    </w:p>
  </w:comment>
  <w:comment w:initials="MB" w:author="Marcin Bilski" w:date="2025-11-26T11:22:00Z" w:id="149">
    <w:p w:rsidR="000D7191" w:rsidRDefault="000D7191" w14:paraId="2D137319" w14:textId="4F672776">
      <w:pPr>
        <w:pStyle w:val="CommentText"/>
      </w:pPr>
      <w:r>
        <w:rPr>
          <w:rStyle w:val="CommentReference"/>
        </w:rPr>
        <w:annotationRef/>
      </w:r>
      <w:r w:rsidRPr="03B0E74D">
        <w:t>"Geo-Targeting Applied" step: how is this determined? Campaign metadata obtained in the first step has no geo-targeting information. Requesting geo-targeting metadata is obligatory.</w:t>
      </w:r>
    </w:p>
  </w:comment>
  <w:comment w:initials="PP" w:author="Paul Peyla" w:date="2025-12-05T15:39:00Z" w:id="150">
    <w:p w:rsidR="00E44861" w:rsidP="00E44861" w:rsidRDefault="00E44861" w14:paraId="1BBC934D" w14:textId="7799C658">
      <w:pPr>
        <w:pStyle w:val="CommentText"/>
      </w:pPr>
      <w:r>
        <w:rPr>
          <w:rStyle w:val="CommentReference"/>
        </w:rPr>
        <w:annotationRef/>
      </w:r>
      <w:r>
        <w:fldChar w:fldCharType="begin"/>
      </w:r>
      <w:r>
        <w:instrText>HYPERLINK "mailto:marcin.bilski@xperi.com"</w:instrText>
      </w:r>
      <w:bookmarkStart w:name="_@_3399C8B2A9574420BA76CB00B5A77195Z" w:id="151"/>
      <w:r>
        <w:fldChar w:fldCharType="separate"/>
      </w:r>
      <w:bookmarkEnd w:id="151"/>
      <w:r w:rsidRPr="00E44861">
        <w:rPr>
          <w:rStyle w:val="Mention"/>
          <w:noProof/>
        </w:rPr>
        <w:t>@Marcin Bilski</w:t>
      </w:r>
      <w:r>
        <w:fldChar w:fldCharType="end"/>
      </w:r>
      <w:r>
        <w:t xml:space="preserve"> Good point.  The receiver has to request geo-targeting metadata, whether it is there or not.  I removed the “Geo-Targeting Applied” diamond from the diagram.</w:t>
      </w:r>
    </w:p>
  </w:comment>
  <w:comment w:initials="MB" w:author="Marcin Bilski" w:date="2025-11-26T11:23:00Z" w:id="147">
    <w:p w:rsidR="009A565E" w:rsidRDefault="009A565E" w14:paraId="42F6F805" w14:textId="0D9AB812">
      <w:pPr>
        <w:pStyle w:val="CommentText"/>
      </w:pPr>
      <w:r>
        <w:rPr>
          <w:rStyle w:val="CommentReference"/>
        </w:rPr>
        <w:annotationRef/>
      </w:r>
      <w:r w:rsidRPr="25B8D4D5">
        <w:t>Do we want to include a decision point that checks if downloaded metadata has changed?</w:t>
      </w:r>
    </w:p>
  </w:comment>
  <w:comment w:initials="PP" w:author="Paul Peyla" w:date="2025-11-26T14:45:00Z" w:id="148">
    <w:p w:rsidR="00AF27AE" w:rsidP="00AF27AE" w:rsidRDefault="00AF27AE" w14:paraId="78C8D189" w14:textId="77777777">
      <w:pPr>
        <w:pStyle w:val="CommentText"/>
      </w:pPr>
      <w:r>
        <w:rPr>
          <w:rStyle w:val="CommentReference"/>
        </w:rPr>
        <w:annotationRef/>
      </w:r>
      <w:r>
        <w:t>Done.  See diagram.</w:t>
      </w:r>
    </w:p>
  </w:comment>
  <w:comment w:initials="MB" w:author="Marcin Bilski" w:date="2025-11-26T11:24:00Z" w:id="144">
    <w:p w:rsidR="009A565E" w:rsidRDefault="009A565E" w14:paraId="33F1A4E1" w14:textId="73A999C6">
      <w:pPr>
        <w:pStyle w:val="CommentText"/>
      </w:pPr>
      <w:r>
        <w:rPr>
          <w:rStyle w:val="CommentReference"/>
        </w:rPr>
        <w:annotationRef/>
      </w:r>
      <w:r w:rsidRPr="2CE9B666">
        <w:t>"Request Campaign Creatives and Metadata" - We're not requesting creatives at this point.</w:t>
      </w:r>
    </w:p>
  </w:comment>
  <w:comment w:initials="PP" w:author="Paul Peyla" w:date="2025-11-26T14:49:00Z" w:id="145">
    <w:p w:rsidR="000C1BDE" w:rsidP="000C1BDE" w:rsidRDefault="000C1BDE" w14:paraId="0C357D04" w14:textId="77D574D8">
      <w:pPr>
        <w:pStyle w:val="CommentText"/>
      </w:pPr>
      <w:r>
        <w:rPr>
          <w:rStyle w:val="CommentReference"/>
        </w:rPr>
        <w:annotationRef/>
      </w:r>
      <w:r>
        <w:fldChar w:fldCharType="begin"/>
      </w:r>
      <w:r>
        <w:instrText>HYPERLINK "mailto:marcin.bilski@xperi.com"</w:instrText>
      </w:r>
      <w:bookmarkStart w:name="_@_F21827F8950049189E34CD1AD3B4FE56Z" w:id="152"/>
      <w:r>
        <w:fldChar w:fldCharType="separate"/>
      </w:r>
      <w:bookmarkEnd w:id="152"/>
      <w:r w:rsidRPr="000C1BDE">
        <w:rPr>
          <w:rStyle w:val="Mention"/>
          <w:noProof/>
        </w:rPr>
        <w:t>@Marcin Bilski</w:t>
      </w:r>
      <w:r>
        <w:fldChar w:fldCharType="end"/>
      </w:r>
      <w:r>
        <w:t xml:space="preserve"> So, requesting a link to a creative (audio or image URI) is considered metadata, and it is not a considered a creative until we download it?</w:t>
      </w:r>
    </w:p>
  </w:comment>
  <w:comment w:initials="PP" w:author="Paul Peyla" w:date="2025-11-26T14:50:00Z" w:id="146">
    <w:p w:rsidR="006E7F0F" w:rsidP="006E7F0F" w:rsidRDefault="006E7F0F" w14:paraId="2CB50835" w14:textId="77777777">
      <w:pPr>
        <w:pStyle w:val="CommentText"/>
      </w:pPr>
      <w:r>
        <w:rPr>
          <w:rStyle w:val="CommentReference"/>
        </w:rPr>
        <w:annotationRef/>
      </w:r>
      <w:r>
        <w:t>I’ve removed “Creatives” from that block.</w:t>
      </w:r>
    </w:p>
  </w:comment>
  <w:comment w:initials="KP" w:author="Kaushal Patel" w:date="2025-11-14T16:42:00Z" w:id="174">
    <w:p w:rsidR="002F103B" w:rsidP="002F103B" w:rsidRDefault="002F103B" w14:paraId="543C0EF0" w14:textId="77777777">
      <w:r>
        <w:rPr>
          <w:rStyle w:val="CommentReference"/>
        </w:rPr>
        <w:annotationRef/>
      </w:r>
      <w:r>
        <w:rPr>
          <w:sz w:val="20"/>
          <w:szCs w:val="20"/>
        </w:rPr>
        <w:t>There should be a requirement about ability to reset all of these and opt-out.</w:t>
      </w:r>
    </w:p>
  </w:comment>
  <w:comment w:initials="MF" w:author="Marco Frattolin" w:date="2025-11-17T15:16:00Z" w:id="175">
    <w:p w:rsidR="00A93723" w:rsidP="00A93723" w:rsidRDefault="00A93723" w14:paraId="51261925" w14:textId="77777777">
      <w:r>
        <w:rPr>
          <w:rStyle w:val="CommentReference"/>
        </w:rPr>
        <w:annotationRef/>
      </w:r>
      <w:r>
        <w:rPr>
          <w:sz w:val="20"/>
          <w:szCs w:val="20"/>
        </w:rPr>
        <w:t>Kaushal you mean opting out from sharing personal info,right? Yes the user will need to give consents to share personal info during FTUX, and then the user must be able to change consents in Settings.</w:t>
      </w:r>
    </w:p>
    <w:p w:rsidR="00A93723" w:rsidP="00A93723" w:rsidRDefault="00A93723" w14:paraId="3D9F787C" w14:textId="77777777"/>
    <w:p w:rsidR="00A93723" w:rsidP="00A93723" w:rsidRDefault="00A93723" w14:paraId="0A5F554E" w14:textId="77777777">
      <w:r>
        <w:rPr>
          <w:sz w:val="20"/>
          <w:szCs w:val="20"/>
        </w:rPr>
        <w:t>However we don't want the user to be able to opt out from ads in general. Some OEM might have this idea, but that is a business and commercial discussion.</w:t>
      </w:r>
    </w:p>
  </w:comment>
  <w:comment w:initials="KP" w:author="Kaushal Patel" w:date="2025-11-17T10:36:00Z" w:id="176">
    <w:p w:rsidR="00AC42B1" w:rsidRDefault="00AC42B1" w14:paraId="68FC5363" w14:textId="4091FA32">
      <w:pPr>
        <w:pStyle w:val="CommentText"/>
      </w:pPr>
      <w:r>
        <w:rPr>
          <w:rStyle w:val="CommentReference"/>
        </w:rPr>
        <w:annotationRef/>
      </w:r>
      <w:r w:rsidRPr="3B68A9FD">
        <w:t>Not sure how can you implement change in consent settings without ability to opt out? What do you change to in such a case? You either give consent or not.</w:t>
      </w:r>
    </w:p>
    <w:p w:rsidR="00AC42B1" w:rsidRDefault="00AC42B1" w14:paraId="24DC652A" w14:textId="00397482">
      <w:pPr>
        <w:pStyle w:val="CommentText"/>
      </w:pPr>
    </w:p>
    <w:p w:rsidR="00AC42B1" w:rsidRDefault="00AC42B1" w14:paraId="5054B281" w14:textId="3C1EC487">
      <w:pPr>
        <w:pStyle w:val="CommentText"/>
      </w:pPr>
      <w:r w:rsidRPr="4063C4FF">
        <w:t>Totally understand the part about business discussion.</w:t>
      </w:r>
    </w:p>
  </w:comment>
  <w:comment w:initials="PP" w:author="Paul Peyla" w:date="2025-11-18T13:30:00Z" w:id="177">
    <w:p w:rsidR="007C639E" w:rsidP="007C639E" w:rsidRDefault="00136C4C" w14:paraId="0310F6A1" w14:textId="6819106A">
      <w:pPr>
        <w:pStyle w:val="CommentText"/>
      </w:pPr>
      <w:r>
        <w:rPr>
          <w:rStyle w:val="CommentReference"/>
        </w:rPr>
        <w:annotationRef/>
      </w:r>
      <w:r w:rsidR="007C639E">
        <w:fldChar w:fldCharType="begin"/>
      </w:r>
      <w:r w:rsidR="007C639E">
        <w:instrText>HYPERLINK "mailto:Kaushal.Patel@xperi.com"</w:instrText>
      </w:r>
      <w:bookmarkStart w:name="_@_9723F5AAF8EF4A3BAE604EBA4246D419Z" w:id="183"/>
      <w:r w:rsidR="007C639E">
        <w:fldChar w:fldCharType="separate"/>
      </w:r>
      <w:bookmarkEnd w:id="183"/>
      <w:r w:rsidRPr="007C639E" w:rsidR="007C639E">
        <w:rPr>
          <w:rStyle w:val="Mention"/>
          <w:noProof/>
        </w:rPr>
        <w:t>@Kaushal Patel</w:t>
      </w:r>
      <w:r w:rsidR="007C639E">
        <w:fldChar w:fldCharType="end"/>
      </w:r>
      <w:r w:rsidR="007C639E">
        <w:t xml:space="preserve"> </w:t>
      </w:r>
      <w:r w:rsidR="007C639E">
        <w:fldChar w:fldCharType="begin"/>
      </w:r>
      <w:r w:rsidR="007C639E">
        <w:instrText>HYPERLINK "mailto:Marco.Frattolin@xperi.com"</w:instrText>
      </w:r>
      <w:bookmarkStart w:name="_@_8E5366682AED40F0BB479765CF963FE3Z" w:id="184"/>
      <w:r w:rsidR="007C639E">
        <w:fldChar w:fldCharType="separate"/>
      </w:r>
      <w:bookmarkEnd w:id="184"/>
      <w:r w:rsidRPr="007C639E" w:rsidR="007C639E">
        <w:rPr>
          <w:rStyle w:val="Mention"/>
          <w:noProof/>
        </w:rPr>
        <w:t>@Marco Frattolin</w:t>
      </w:r>
      <w:r w:rsidR="007C639E">
        <w:fldChar w:fldCharType="end"/>
      </w:r>
      <w:r w:rsidR="007C639E">
        <w:t xml:space="preserve">  I think Marco would allow consent and changes in consent for sharing of personal data (targeting and attribution).  But we do not want to allow them to opt out from welcome messages.  I’ll add a recommendation for this.</w:t>
      </w:r>
    </w:p>
  </w:comment>
  <w:comment w:initials="MB" w:author="Marcin Bilski" w:date="2025-11-26T11:25:00Z" w:id="178">
    <w:p w:rsidR="00207CFA" w:rsidRDefault="00207CFA" w14:paraId="0880B33B" w14:textId="50214EA2">
      <w:pPr>
        <w:pStyle w:val="CommentText"/>
      </w:pPr>
      <w:r>
        <w:rPr>
          <w:rStyle w:val="CommentReference"/>
        </w:rPr>
        <w:annotationRef/>
      </w:r>
      <w:r w:rsidRPr="1AE7F91A">
        <w:t xml:space="preserve">If we use targeted ads (e.g. the specific model of the vehicle), we most likely need opt-in. Let's wait for product requirements from </w:t>
      </w:r>
      <w:r>
        <w:fldChar w:fldCharType="begin"/>
      </w:r>
      <w:r>
        <w:instrText xml:space="preserve"> HYPERLINK "mailto:Marco.Frattolin@xperi.com"</w:instrText>
      </w:r>
      <w:bookmarkStart w:name="_@_1F54AB7CFEDC4D20AE01FD6ED09D3D01Z" w:id="185"/>
      <w:r>
        <w:fldChar w:fldCharType="separate"/>
      </w:r>
      <w:bookmarkEnd w:id="185"/>
      <w:r w:rsidRPr="25585FD7">
        <w:rPr>
          <w:rStyle w:val="Mention"/>
          <w:noProof/>
        </w:rPr>
        <w:t>@Marco Frattolin</w:t>
      </w:r>
      <w:r>
        <w:fldChar w:fldCharType="end"/>
      </w:r>
      <w:r w:rsidRPr="7C0DA4C2">
        <w:t xml:space="preserve"> in this area though.</w:t>
      </w:r>
    </w:p>
  </w:comment>
  <w:comment w:initials="MF" w:author="Marco Frattolin" w:date="2025-12-10T09:37:00Z" w:id="179">
    <w:p w:rsidR="00013C8F" w:rsidP="00013C8F" w:rsidRDefault="004C1DED" w14:paraId="08C1AE35" w14:textId="77777777">
      <w:r>
        <w:rPr>
          <w:rStyle w:val="CommentReference"/>
        </w:rPr>
        <w:annotationRef/>
      </w:r>
      <w:r w:rsidR="00013C8F">
        <w:rPr>
          <w:sz w:val="20"/>
          <w:szCs w:val="20"/>
        </w:rPr>
        <w:t>Good news: Legal told me that targeting ads based on vehicle model counts as "contextual ads" and therefore it does NOT require the user to opt-in to personalised ads. I will summarise this and other consents reqs in a separate doc, but in the meantime please consider this.</w:t>
      </w:r>
    </w:p>
  </w:comment>
  <w:comment w:initials="PP" w:author="Paul Peyla" w:date="2025-12-15T09:05:00Z" w:id="180">
    <w:p w:rsidR="00061FFC" w:rsidP="00061FFC" w:rsidRDefault="00061FFC" w14:paraId="4EC015DC" w14:textId="4900D512">
      <w:pPr>
        <w:pStyle w:val="CommentText"/>
      </w:pPr>
      <w:r>
        <w:rPr>
          <w:rStyle w:val="CommentReference"/>
        </w:rPr>
        <w:annotationRef/>
      </w:r>
      <w:r>
        <w:fldChar w:fldCharType="begin"/>
      </w:r>
      <w:r>
        <w:instrText>HYPERLINK "mailto:Marco.Frattolin@xperi.com"</w:instrText>
      </w:r>
      <w:bookmarkStart w:name="_@_1FE84CCF10CE4457AAA992A3011D8DEAZ" w:id="186"/>
      <w:r>
        <w:fldChar w:fldCharType="separate"/>
      </w:r>
      <w:bookmarkEnd w:id="186"/>
      <w:r w:rsidRPr="00061FFC">
        <w:rPr>
          <w:rStyle w:val="Mention"/>
          <w:noProof/>
        </w:rPr>
        <w:t>@Marco Frattolin</w:t>
      </w:r>
      <w:r>
        <w:fldChar w:fldCharType="end"/>
      </w:r>
      <w:r>
        <w:t xml:space="preserve"> </w:t>
      </w:r>
      <w:r>
        <w:fldChar w:fldCharType="begin"/>
      </w:r>
      <w:r>
        <w:instrText>HYPERLINK "mailto:marcin.bilski@xperi.com"</w:instrText>
      </w:r>
      <w:bookmarkStart w:name="_@_603E7F66E3CB46AD9366D2147A358AD3Z" w:id="187"/>
      <w:r>
        <w:fldChar w:fldCharType="separate"/>
      </w:r>
      <w:bookmarkEnd w:id="187"/>
      <w:r w:rsidRPr="00061FFC">
        <w:rPr>
          <w:rStyle w:val="Mention"/>
          <w:noProof/>
        </w:rPr>
        <w:t>@Marcin Bilski</w:t>
      </w:r>
      <w:r>
        <w:fldChar w:fldCharType="end"/>
      </w:r>
      <w:r>
        <w:t xml:space="preserve"> I’ve added some informative text to this effect to the section below about campaign restrictions.  I will await Marco’s document for additional details on other means of targeting.</w:t>
      </w:r>
    </w:p>
  </w:comment>
  <w:comment w:initials="MF" w:author="Marco Frattolin" w:date="2026-03-04T12:31:00Z" w:id="181">
    <w:p w:rsidR="001C2254" w:rsidP="001C2254" w:rsidRDefault="001C2254" w14:paraId="5F9BDB3D" w14:textId="77777777">
      <w:r>
        <w:rPr>
          <w:rStyle w:val="CommentReference"/>
        </w:rPr>
        <w:annotationRef/>
      </w:r>
      <w:r>
        <w:rPr>
          <w:sz w:val="20"/>
          <w:szCs w:val="20"/>
        </w:rPr>
        <w:t xml:space="preserve">We are finalising the Privacy  Consents PRD (last review tomorrow, fingers crossed!). Paul I'll share it with you, it makes sense you get familiar with it even if it is not 100% approved yet.  </w:t>
      </w:r>
    </w:p>
  </w:comment>
  <w:comment w:initials="MF" w:author="Marco Frattolin" w:date="2026-04-14T10:07:00Z" w:id="182">
    <w:p w:rsidR="00463D29" w:rsidP="00463D29" w:rsidRDefault="00463D29" w14:paraId="075432E7" w14:textId="77777777">
      <w:r>
        <w:rPr>
          <w:rStyle w:val="CommentReference"/>
        </w:rPr>
        <w:annotationRef/>
      </w:r>
      <w:r>
        <w:rPr>
          <w:sz w:val="20"/>
          <w:szCs w:val="20"/>
        </w:rPr>
        <w:t>I am closing this comment thread, please re-open if necessary.</w:t>
      </w:r>
    </w:p>
  </w:comment>
  <w:comment w:initials="KP" w:author="Kaushal Patel" w:date="2025-11-12T15:21:00Z" w:id="193">
    <w:p w:rsidR="00361A74" w:rsidP="00361A74" w:rsidRDefault="00361A74" w14:paraId="0622D6AA" w14:textId="38A71075">
      <w:r>
        <w:rPr>
          <w:rStyle w:val="CommentReference"/>
        </w:rPr>
        <w:annotationRef/>
      </w:r>
      <w:r>
        <w:rPr>
          <w:sz w:val="20"/>
          <w:szCs w:val="20"/>
        </w:rPr>
        <w:t>ifaType too is needed if ifa is populated</w:t>
      </w:r>
    </w:p>
  </w:comment>
  <w:comment w:initials="PP" w:author="Paul Peyla" w:date="2025-11-13T18:58:00Z" w:id="194">
    <w:p w:rsidR="00213DD9" w:rsidP="00213DD9" w:rsidRDefault="00213DD9" w14:paraId="7F1B3B85" w14:textId="77777777">
      <w:pPr>
        <w:pStyle w:val="CommentText"/>
      </w:pPr>
      <w:r>
        <w:rPr>
          <w:rStyle w:val="CommentReference"/>
        </w:rPr>
        <w:annotationRef/>
      </w:r>
      <w:r>
        <w:t>ifaType is not a parameter for the /v1/ads/preload endpoint, according to the API doc portal.</w:t>
      </w:r>
    </w:p>
  </w:comment>
  <w:comment w:initials="KP" w:author="Kaushal Patel" w:date="2025-11-17T10:37:00Z" w:id="195">
    <w:p w:rsidR="00AC42B1" w:rsidRDefault="00AC42B1" w14:paraId="404E3A2D" w14:textId="29BD723C">
      <w:pPr>
        <w:pStyle w:val="CommentText"/>
      </w:pPr>
      <w:r>
        <w:rPr>
          <w:rStyle w:val="CommentReference"/>
        </w:rPr>
        <w:annotationRef/>
      </w:r>
      <w:r w:rsidRPr="43649B14">
        <w:t xml:space="preserve">I think </w:t>
      </w:r>
      <w:r>
        <w:fldChar w:fldCharType="begin"/>
      </w:r>
      <w:r>
        <w:instrText xml:space="preserve"> HYPERLINK "mailto:marcin.bilski@xperi.com"</w:instrText>
      </w:r>
      <w:bookmarkStart w:name="_@_E1967F468A604FCD95AD8791C7ABB5EFZ" w:id="197"/>
      <w:r>
        <w:fldChar w:fldCharType="separate"/>
      </w:r>
      <w:bookmarkEnd w:id="197"/>
      <w:r w:rsidRPr="3BC1A774">
        <w:rPr>
          <w:rStyle w:val="Mention"/>
          <w:noProof/>
        </w:rPr>
        <w:t>@Marcin Bilski</w:t>
      </w:r>
      <w:r>
        <w:fldChar w:fldCharType="end"/>
      </w:r>
      <w:r w:rsidRPr="6FE830EE">
        <w:t xml:space="preserve">  already has clarified this already. ifaType will be there</w:t>
      </w:r>
    </w:p>
  </w:comment>
  <w:comment w:initials="PP" w:author="Paul Peyla" w:date="2025-11-17T18:28:00Z" w:id="196">
    <w:p w:rsidR="00E5184D" w:rsidP="00E5184D" w:rsidRDefault="00E5184D" w14:paraId="1F60C244" w14:textId="77777777">
      <w:pPr>
        <w:pStyle w:val="CommentText"/>
      </w:pPr>
      <w:r>
        <w:rPr>
          <w:rStyle w:val="CommentReference"/>
        </w:rPr>
        <w:annotationRef/>
      </w:r>
      <w:r>
        <w:t>OK, updated.</w:t>
      </w:r>
    </w:p>
  </w:comment>
  <w:comment w:initials="MB" w:author="Marcin Bilski" w:date="2025-11-26T11:29:00Z" w:id="206">
    <w:p w:rsidR="007818EF" w:rsidRDefault="007818EF" w14:paraId="34116252" w14:textId="7314EF04">
      <w:pPr>
        <w:pStyle w:val="CommentText"/>
      </w:pPr>
      <w:r>
        <w:rPr>
          <w:rStyle w:val="CommentReference"/>
        </w:rPr>
        <w:annotationRef/>
      </w:r>
      <w:r w:rsidRPr="2796E806">
        <w:t>It's any form of targeting, not just via user signals. We should probably add something along the lines "obtain user consent ... based on legal requirements" or "based on the legal jurisdiction relevant to the operations".</w:t>
      </w:r>
    </w:p>
  </w:comment>
  <w:comment w:initials="PP" w:author="Paul Peyla" w:date="2025-11-26T15:05:00Z" w:id="207">
    <w:p w:rsidR="007A361A" w:rsidP="007A361A" w:rsidRDefault="007A361A" w14:paraId="3DBE83A6" w14:textId="503DA8FD">
      <w:pPr>
        <w:pStyle w:val="CommentText"/>
      </w:pPr>
      <w:r>
        <w:rPr>
          <w:rStyle w:val="CommentReference"/>
        </w:rPr>
        <w:annotationRef/>
      </w:r>
      <w:r>
        <w:fldChar w:fldCharType="begin"/>
      </w:r>
      <w:r>
        <w:instrText>HYPERLINK "mailto:marcin.bilski@xperi.com"</w:instrText>
      </w:r>
      <w:bookmarkStart w:name="_@_A041A26FBEE54C6FA74DE194AFA0326CZ" w:id="208"/>
      <w:r>
        <w:fldChar w:fldCharType="separate"/>
      </w:r>
      <w:bookmarkEnd w:id="208"/>
      <w:r w:rsidRPr="007A361A">
        <w:rPr>
          <w:rStyle w:val="Mention"/>
          <w:noProof/>
        </w:rPr>
        <w:t>@Marcin Bilski</w:t>
      </w:r>
      <w:r>
        <w:fldChar w:fldCharType="end"/>
      </w:r>
      <w:r>
        <w:t xml:space="preserve"> I’ve edited the verbiage per your recommendations.</w:t>
      </w:r>
    </w:p>
  </w:comment>
  <w:comment w:initials="MF" w:author="Marco Frattolin" w:date="2025-11-10T14:21:00Z" w:id="198">
    <w:p w:rsidR="00552A5A" w:rsidP="00552A5A" w:rsidRDefault="00552A5A" w14:paraId="7BF42169" w14:textId="69EAAFB2">
      <w:r>
        <w:rPr>
          <w:rStyle w:val="CommentReference"/>
        </w:rPr>
        <w:annotationRef/>
      </w:r>
      <w:r>
        <w:rPr>
          <w:sz w:val="20"/>
          <w:szCs w:val="20"/>
        </w:rPr>
        <w:t>I think there might be some confusion here between consent to ads in general, consent to personalised ads, and consent to other features like data sharing, location sharing, etc.</w:t>
      </w:r>
    </w:p>
    <w:p w:rsidR="00552A5A" w:rsidP="00552A5A" w:rsidRDefault="00552A5A" w14:paraId="5FB2B9CB" w14:textId="77777777">
      <w:r>
        <w:rPr>
          <w:sz w:val="20"/>
          <w:szCs w:val="20"/>
        </w:rPr>
        <w:t>In general, we do NOT want OEMs to let users opt out from ads, so I would remove REC-02. If an OEM wants to do that, it is a business and contract discussion.</w:t>
      </w:r>
    </w:p>
    <w:p w:rsidR="00552A5A" w:rsidP="00552A5A" w:rsidRDefault="00552A5A" w14:paraId="003579E4" w14:textId="77777777">
      <w:r>
        <w:rPr>
          <w:sz w:val="20"/>
          <w:szCs w:val="20"/>
        </w:rPr>
        <w:t xml:space="preserve"> </w:t>
      </w:r>
    </w:p>
  </w:comment>
  <w:comment w:initials="PP" w:author="Paul Peyla" w:date="2025-11-10T18:34:00Z" w:id="199">
    <w:p w:rsidR="0069040E" w:rsidP="0069040E" w:rsidRDefault="0069040E" w14:paraId="0980AFE3" w14:textId="77777777">
      <w:pPr>
        <w:pStyle w:val="CommentText"/>
      </w:pPr>
      <w:r>
        <w:rPr>
          <w:rStyle w:val="CommentReference"/>
        </w:rPr>
        <w:annotationRef/>
      </w:r>
      <w:r>
        <w:t>So if there is automatic consent for welcome ads, does that mean there is also implied consent for attribution, and the user signals must be provided?</w:t>
      </w:r>
    </w:p>
  </w:comment>
  <w:comment w:initials="MF" w:author="Marco Frattolin" w:date="2025-11-11T10:02:00Z" w:id="200">
    <w:p w:rsidR="0084464E" w:rsidP="0084464E" w:rsidRDefault="0084464E" w14:paraId="37343227" w14:textId="77777777">
      <w:r>
        <w:rPr>
          <w:rStyle w:val="CommentReference"/>
        </w:rPr>
        <w:annotationRef/>
      </w:r>
      <w:r>
        <w:rPr>
          <w:sz w:val="20"/>
          <w:szCs w:val="20"/>
        </w:rPr>
        <w:t xml:space="preserve">No, we are talking about two separate things here. </w:t>
      </w:r>
    </w:p>
    <w:p w:rsidR="0084464E" w:rsidP="0084464E" w:rsidRDefault="0084464E" w14:paraId="6874C1A1" w14:textId="77777777"/>
    <w:p w:rsidR="0084464E" w:rsidP="0084464E" w:rsidRDefault="0084464E" w14:paraId="623537EB" w14:textId="77777777">
      <w:r>
        <w:rPr>
          <w:sz w:val="20"/>
          <w:szCs w:val="20"/>
        </w:rPr>
        <w:t>One thing is the presence of ads in general: this is a product configuration (or a business rule, if you will) that we will discuss with OEM; we don't want to give this choice to the user.</w:t>
      </w:r>
    </w:p>
    <w:p w:rsidR="0084464E" w:rsidP="0084464E" w:rsidRDefault="0084464E" w14:paraId="2EAF2AEF" w14:textId="77777777"/>
    <w:p w:rsidR="0084464E" w:rsidP="0084464E" w:rsidRDefault="0084464E" w14:paraId="5B05FA17" w14:textId="77777777">
      <w:r>
        <w:rPr>
          <w:sz w:val="20"/>
          <w:szCs w:val="20"/>
        </w:rPr>
        <w:t xml:space="preserve">Another thing is whether or not the ads are based on user signals (for targeting and/or attribution); this is subject to various user consents. If a user denies these consents, they will still get ads but they will be not targeted and we will not be able to do attribution. </w:t>
      </w:r>
    </w:p>
  </w:comment>
  <w:comment w:initials="PP" w:author="Paul Peyla" w:date="2025-11-14T15:50:00Z" w:id="201">
    <w:p w:rsidR="003152EA" w:rsidP="003152EA" w:rsidRDefault="003152EA" w14:paraId="3B99BC7B" w14:textId="77777777">
      <w:pPr>
        <w:pStyle w:val="CommentText"/>
      </w:pPr>
      <w:r>
        <w:rPr>
          <w:rStyle w:val="CommentReference"/>
        </w:rPr>
        <w:annotationRef/>
      </w:r>
      <w:r>
        <w:t>Clarified REC-02 to apply to consent for attribution purposes.</w:t>
      </w:r>
    </w:p>
  </w:comment>
  <w:comment w:initials="MF" w:author="Marco Frattolin" w:date="2025-11-17T15:19:00Z" w:id="202">
    <w:p w:rsidR="0086562C" w:rsidP="0086562C" w:rsidRDefault="0086562C" w14:paraId="584A4D22" w14:textId="77777777">
      <w:r>
        <w:rPr>
          <w:rStyle w:val="CommentReference"/>
        </w:rPr>
        <w:annotationRef/>
      </w:r>
      <w:r>
        <w:rPr>
          <w:sz w:val="20"/>
          <w:szCs w:val="20"/>
        </w:rPr>
        <w:t xml:space="preserve">Yes it is better now. </w:t>
      </w:r>
    </w:p>
    <w:p w:rsidR="0086562C" w:rsidP="0086562C" w:rsidRDefault="0086562C" w14:paraId="2C45D2D1" w14:textId="77777777">
      <w:r>
        <w:rPr>
          <w:sz w:val="20"/>
          <w:szCs w:val="20"/>
        </w:rPr>
        <w:t>Even if we don't plan to do granular targeting for Welcome Audio, I would still include "targeting" in the legal language for consents, to be future proof. Perhaps in the long term we could do some targeting based on geo-location, or some other parameters.</w:t>
      </w:r>
    </w:p>
  </w:comment>
  <w:comment w:initials="PP" w:author="Paul Peyla" w:date="2025-11-17T18:33:00Z" w:id="203">
    <w:p w:rsidR="00F51EB7" w:rsidP="00F51EB7" w:rsidRDefault="00F51EB7" w14:paraId="4567975B" w14:textId="77777777">
      <w:pPr>
        <w:pStyle w:val="CommentText"/>
      </w:pPr>
      <w:r>
        <w:rPr>
          <w:rStyle w:val="CommentReference"/>
        </w:rPr>
        <w:annotationRef/>
      </w:r>
      <w:r>
        <w:t>So, should I change this REC to read “...targeting and attribution of welcome audio messages…”?</w:t>
      </w:r>
    </w:p>
  </w:comment>
  <w:comment w:initials="MF" w:author="Marco Frattolin" w:date="2025-11-18T11:36:00Z" w:id="204">
    <w:p w:rsidR="002149E8" w:rsidRDefault="002149E8" w14:paraId="7DB112AD" w14:textId="573E0886">
      <w:pPr>
        <w:pStyle w:val="CommentText"/>
      </w:pPr>
      <w:r>
        <w:rPr>
          <w:rStyle w:val="CommentReference"/>
        </w:rPr>
        <w:annotationRef/>
      </w:r>
      <w:r w:rsidRPr="1ACEBB8E">
        <w:t xml:space="preserve">I would write like this: "The DTS AutoStage receiver </w:t>
      </w:r>
      <w:r w:rsidRPr="7C2D805D">
        <w:rPr>
          <w:b/>
          <w:bCs/>
        </w:rPr>
        <w:t>should</w:t>
      </w:r>
      <w:r w:rsidRPr="4A24583F">
        <w:t xml:space="preserve"> obtain user consent for using user signals for </w:t>
      </w:r>
      <w:r w:rsidRPr="057225FE">
        <w:rPr>
          <w:b/>
          <w:bCs/>
        </w:rPr>
        <w:t>targeting and/or</w:t>
      </w:r>
      <w:r w:rsidRPr="319CE4CB">
        <w:t xml:space="preserve"> attribution of welcome audio messages either via receiver UI or by directing the user to a dedicated AutoStage consent/privacy website." Remove the last sentence because I think it is too detailed, and if we start specifying detailed requirements for the consent UI, we need a separate document! :-) </w:t>
      </w:r>
    </w:p>
  </w:comment>
  <w:comment w:initials="PP" w:author="Paul Peyla" w:date="2025-11-18T11:32:00Z" w:id="205">
    <w:p w:rsidR="00AF7142" w:rsidP="00AF7142" w:rsidRDefault="00AF7142" w14:paraId="5DE74006" w14:textId="77777777">
      <w:pPr>
        <w:pStyle w:val="CommentText"/>
      </w:pPr>
      <w:r>
        <w:rPr>
          <w:rStyle w:val="CommentReference"/>
        </w:rPr>
        <w:annotationRef/>
      </w:r>
      <w:r>
        <w:t>done</w:t>
      </w:r>
    </w:p>
  </w:comment>
  <w:comment w:initials="MF" w:author="Marco Frattolin" w:date="2026-04-12T10:12:00Z" w:id="215">
    <w:p w:rsidR="00F051A7" w:rsidP="00F051A7" w:rsidRDefault="00F051A7" w14:paraId="04CE7D69" w14:textId="77777777">
      <w:r>
        <w:rPr>
          <w:rStyle w:val="CommentReference"/>
        </w:rPr>
        <w:annotationRef/>
      </w:r>
      <w:r>
        <w:rPr>
          <w:sz w:val="20"/>
          <w:szCs w:val="20"/>
        </w:rPr>
        <w:t>This should be replaced with "by using a mobile application or a website provided by the OEM".</w:t>
      </w:r>
    </w:p>
  </w:comment>
  <w:comment w:initials="PP" w:author="Paul Peyla" w:date="2026-04-13T16:32:00Z" w:id="216">
    <w:p w:rsidR="00084C05" w:rsidP="00084C05" w:rsidRDefault="00084C05" w14:paraId="3A20DE99" w14:textId="77777777">
      <w:pPr>
        <w:pStyle w:val="CommentText"/>
      </w:pPr>
      <w:r>
        <w:rPr>
          <w:rStyle w:val="CommentReference"/>
        </w:rPr>
        <w:annotationRef/>
      </w:r>
      <w:r>
        <w:t>OK, changed.</w:t>
      </w:r>
    </w:p>
  </w:comment>
  <w:comment w:initials="MF" w:author="Marco Frattolin" w:date="2026-04-12T10:13:00Z" w:id="220">
    <w:p w:rsidR="00852AE2" w:rsidP="00852AE2" w:rsidRDefault="00852AE2" w14:paraId="26354CA7" w14:textId="77777777">
      <w:r>
        <w:rPr>
          <w:rStyle w:val="CommentReference"/>
        </w:rPr>
        <w:annotationRef/>
      </w:r>
      <w:r>
        <w:rPr>
          <w:sz w:val="20"/>
          <w:szCs w:val="20"/>
        </w:rPr>
        <w:t>This part can be removed. Better leave these consent details to a separate discussion.</w:t>
      </w:r>
    </w:p>
  </w:comment>
  <w:comment w:initials="MF" w:author="Marco Frattolin" w:date="2025-11-10T14:22:00Z" w:id="229">
    <w:p w:rsidR="00F66445" w:rsidP="00F66445" w:rsidRDefault="00F66445" w14:paraId="7ADFBC71" w14:textId="5DF5896E">
      <w:r>
        <w:rPr>
          <w:rStyle w:val="CommentReference"/>
        </w:rPr>
        <w:annotationRef/>
      </w:r>
      <w:r>
        <w:rPr>
          <w:sz w:val="20"/>
          <w:szCs w:val="20"/>
        </w:rPr>
        <w:t xml:space="preserve">We are now looking into what consents are necessary and how the OEM can obtain them. Most likely we will need to gather the consents by ourselves, using our own UI, displayed by the OEM. </w:t>
      </w:r>
    </w:p>
  </w:comment>
  <w:comment w:initials="MB" w:author="Marcin Bilski" w:date="2025-11-26T11:30:00Z" w:id="227">
    <w:p w:rsidR="007818EF" w:rsidRDefault="007818EF" w14:paraId="5C3275FF" w14:textId="65CCC522">
      <w:pPr>
        <w:pStyle w:val="CommentText"/>
      </w:pPr>
      <w:r>
        <w:rPr>
          <w:rStyle w:val="CommentReference"/>
        </w:rPr>
        <w:annotationRef/>
      </w:r>
      <w:r w:rsidRPr="792B01E5">
        <w:t>I find this a bit ambiguous. Perhaps "based on the appropriate" instead of "for the appropriate"?</w:t>
      </w:r>
    </w:p>
  </w:comment>
  <w:comment w:initials="PP" w:author="Paul Peyla" w:date="2025-11-26T15:08:00Z" w:id="228">
    <w:p w:rsidR="005B61DC" w:rsidP="005B61DC" w:rsidRDefault="005B61DC" w14:paraId="2666F778" w14:textId="77777777">
      <w:pPr>
        <w:pStyle w:val="CommentText"/>
      </w:pPr>
      <w:r>
        <w:rPr>
          <w:rStyle w:val="CommentReference"/>
        </w:rPr>
        <w:annotationRef/>
      </w:r>
      <w:r>
        <w:t>Agree, and changed.</w:t>
      </w:r>
    </w:p>
  </w:comment>
  <w:comment w:initials="MB" w:author="Marcin Bilski" w:date="2025-11-26T11:32:00Z" w:id="230">
    <w:p w:rsidR="00C26E80" w:rsidRDefault="00C26E80" w14:paraId="1F5B1300" w14:textId="47317F9E">
      <w:pPr>
        <w:pStyle w:val="CommentText"/>
      </w:pPr>
      <w:r>
        <w:rPr>
          <w:rStyle w:val="CommentReference"/>
        </w:rPr>
        <w:annotationRef/>
      </w:r>
      <w:r w:rsidRPr="026273C6">
        <w:t>"...depending on the applicable regulations"?</w:t>
      </w:r>
    </w:p>
  </w:comment>
  <w:comment w:initials="PP" w:author="Paul Peyla" w:date="2025-11-26T15:10:00Z" w:id="231">
    <w:p w:rsidR="00B83E07" w:rsidP="00B83E07" w:rsidRDefault="00B83E07" w14:paraId="67F0C4C0" w14:textId="77777777">
      <w:pPr>
        <w:pStyle w:val="CommentText"/>
      </w:pPr>
      <w:r>
        <w:rPr>
          <w:rStyle w:val="CommentReference"/>
        </w:rPr>
        <w:annotationRef/>
      </w:r>
      <w:r>
        <w:t>Changed.</w:t>
      </w:r>
    </w:p>
  </w:comment>
  <w:comment w:initials="MF" w:author="Marco Frattolin" w:date="2025-12-10T09:40:00Z" w:id="232">
    <w:p w:rsidR="00540AE0" w:rsidP="00540AE0" w:rsidRDefault="00540AE0" w14:paraId="3465046E" w14:textId="01D54A91">
      <w:r>
        <w:rPr>
          <w:rStyle w:val="CommentReference"/>
        </w:rPr>
        <w:annotationRef/>
      </w:r>
      <w:r>
        <w:rPr>
          <w:sz w:val="20"/>
          <w:szCs w:val="20"/>
        </w:rPr>
        <w:fldChar w:fldCharType="begin"/>
      </w:r>
      <w:r>
        <w:rPr>
          <w:sz w:val="20"/>
          <w:szCs w:val="20"/>
        </w:rPr>
        <w:instrText>HYPERLINK "mailto:marcin.bilski@xperi.com"</w:instrText>
      </w:r>
      <w:r>
        <w:rPr>
          <w:sz w:val="20"/>
          <w:szCs w:val="20"/>
        </w:rPr>
      </w:r>
      <w:bookmarkStart w:name="_@_F05AED8F81EDBD47BA2E3FDC0F390C6AZ" w:id="234"/>
      <w:r>
        <w:rPr>
          <w:sz w:val="20"/>
          <w:szCs w:val="20"/>
        </w:rPr>
        <w:fldChar w:fldCharType="separate"/>
      </w:r>
      <w:bookmarkEnd w:id="234"/>
      <w:r w:rsidRPr="00540AE0">
        <w:rPr>
          <w:rStyle w:val="Mention"/>
          <w:noProof/>
          <w:sz w:val="20"/>
          <w:szCs w:val="20"/>
        </w:rPr>
        <w:t>@Marcin Bilski</w:t>
      </w:r>
      <w:r>
        <w:rPr>
          <w:sz w:val="20"/>
          <w:szCs w:val="20"/>
        </w:rPr>
        <w:fldChar w:fldCharType="end"/>
      </w:r>
      <w:r>
        <w:rPr>
          <w:sz w:val="20"/>
          <w:szCs w:val="20"/>
        </w:rPr>
        <w:t xml:space="preserve"> we should compare these strings with what we get from OneTrust. Afaik OneTrust gives us the IAB TCF string. I can put you in touch with Andrew Valentine and Karol Dudojc from Media Platform to clarify this.</w:t>
      </w:r>
    </w:p>
  </w:comment>
  <w:comment w:initials="PP" w:author="Paul Peyla" w:date="2026-03-12T13:49:00Z" w:id="233">
    <w:p w:rsidR="0001296E" w:rsidP="0001296E" w:rsidRDefault="0001296E" w14:paraId="7D224737" w14:textId="77777777">
      <w:pPr>
        <w:pStyle w:val="CommentText"/>
      </w:pPr>
      <w:r>
        <w:rPr>
          <w:rStyle w:val="CommentReference"/>
        </w:rPr>
        <w:annotationRef/>
      </w:r>
      <w:r>
        <w:t xml:space="preserve">Marcin to discuss with Andrew.  </w:t>
      </w:r>
    </w:p>
  </w:comment>
  <w:comment w:initials="MB" w:author="Marcin Bilski" w:date="2025-11-26T11:34:00Z" w:id="248">
    <w:p w:rsidR="002A4A80" w:rsidRDefault="002A4A80" w14:paraId="75C5C7ED" w14:textId="3BAC9D94">
      <w:pPr>
        <w:pStyle w:val="CommentText"/>
      </w:pPr>
      <w:r>
        <w:rPr>
          <w:rStyle w:val="CommentReference"/>
        </w:rPr>
        <w:annotationRef/>
      </w:r>
      <w:r w:rsidRPr="75B2EAED">
        <w:t>Is this relevant or helpful to Receiver implementors? They should take it as given we can provide ads. Whether they are direct sold and how we obtain them (directly or via TAP), should not concern them.</w:t>
      </w:r>
    </w:p>
  </w:comment>
  <w:comment w:initials="PP" w:author="Paul Peyla" w:date="2025-11-26T15:13:00Z" w:id="249">
    <w:p w:rsidR="00204A5E" w:rsidP="00204A5E" w:rsidRDefault="00204A5E" w14:paraId="2D4EF5A1" w14:textId="0B54DCDF">
      <w:pPr>
        <w:pStyle w:val="CommentText"/>
      </w:pPr>
      <w:r>
        <w:rPr>
          <w:rStyle w:val="CommentReference"/>
        </w:rPr>
        <w:annotationRef/>
      </w:r>
      <w:r>
        <w:fldChar w:fldCharType="begin"/>
      </w:r>
      <w:r>
        <w:instrText>HYPERLINK "mailto:marcin.bilski@xperi.com"</w:instrText>
      </w:r>
      <w:bookmarkStart w:name="_@_EFBF6C4075D648D590D5B3133F2919ADZ" w:id="250"/>
      <w:r>
        <w:fldChar w:fldCharType="separate"/>
      </w:r>
      <w:bookmarkEnd w:id="250"/>
      <w:r w:rsidRPr="00204A5E">
        <w:rPr>
          <w:rStyle w:val="Mention"/>
          <w:noProof/>
        </w:rPr>
        <w:t>@Marcin Bilski</w:t>
      </w:r>
      <w:r>
        <w:fldChar w:fldCharType="end"/>
      </w:r>
      <w:r>
        <w:t xml:space="preserve"> This is informative, and I felt like it would help them better understand the context.  But you are correct, it is not necessary, so I removed it.</w:t>
      </w:r>
    </w:p>
  </w:comment>
  <w:comment w:initials="MB" w:author="Marcin Bilski" w:date="2025-11-26T11:35:00Z" w:id="258">
    <w:p w:rsidR="002A4A80" w:rsidRDefault="002A4A80" w14:paraId="5BF543D8" w14:textId="0B118BB5">
      <w:pPr>
        <w:pStyle w:val="CommentText"/>
      </w:pPr>
      <w:r>
        <w:rPr>
          <w:rStyle w:val="CommentReference"/>
        </w:rPr>
        <w:annotationRef/>
      </w:r>
      <w:r w:rsidRPr="766AD7F2">
        <w:t>"shall periodically request"?</w:t>
      </w:r>
    </w:p>
  </w:comment>
  <w:comment w:initials="PP" w:author="Paul Peyla" w:date="2025-11-26T15:20:00Z" w:id="259">
    <w:p w:rsidR="002363CE" w:rsidP="002363CE" w:rsidRDefault="002363CE" w14:paraId="2D6B8CC6" w14:textId="77777777">
      <w:pPr>
        <w:pStyle w:val="CommentText"/>
      </w:pPr>
      <w:r>
        <w:rPr>
          <w:rStyle w:val="CommentReference"/>
        </w:rPr>
        <w:annotationRef/>
      </w:r>
      <w:r>
        <w:t>Changed.</w:t>
      </w:r>
    </w:p>
  </w:comment>
  <w:comment w:initials="MB" w:author="Marcin Bilski" w:date="2025-11-26T11:31:00Z" w:id="273">
    <w:p w:rsidR="00C26E80" w:rsidRDefault="00C26E80" w14:paraId="56C9C92F" w14:textId="6D9EECB5">
      <w:pPr>
        <w:pStyle w:val="CommentText"/>
      </w:pPr>
      <w:r>
        <w:rPr>
          <w:rStyle w:val="CommentReference"/>
        </w:rPr>
        <w:annotationRef/>
      </w:r>
      <w:r w:rsidRPr="5196C3DC">
        <w:t>"id" is always provided.</w:t>
      </w:r>
    </w:p>
  </w:comment>
  <w:comment w:initials="PP" w:author="Paul Peyla" w:date="2025-11-26T15:29:00Z" w:id="274">
    <w:p w:rsidR="00C32FBF" w:rsidP="00C32FBF" w:rsidRDefault="00C32FBF" w14:paraId="684867CC" w14:textId="77777777">
      <w:pPr>
        <w:pStyle w:val="CommentText"/>
      </w:pPr>
      <w:r>
        <w:rPr>
          <w:rStyle w:val="CommentReference"/>
        </w:rPr>
        <w:annotationRef/>
      </w:r>
      <w:r>
        <w:t>Changed verbiage per your comment.</w:t>
      </w:r>
    </w:p>
  </w:comment>
  <w:comment w:initials="KP" w:author="Kaushal Patel" w:date="2025-11-12T15:36:00Z" w:id="272">
    <w:p w:rsidR="00EE2A91" w:rsidP="00EE2A91" w:rsidRDefault="00EE2A91" w14:paraId="3C1EA9C8" w14:textId="334888F1">
      <w:r>
        <w:rPr>
          <w:rStyle w:val="CommentReference"/>
        </w:rPr>
        <w:annotationRef/>
      </w:r>
      <w:r>
        <w:rPr>
          <w:sz w:val="20"/>
          <w:szCs w:val="20"/>
        </w:rPr>
        <w:t>Actual response:</w:t>
      </w:r>
    </w:p>
    <w:p w:rsidR="00EE2A91" w:rsidP="00EE2A91" w:rsidRDefault="00EE2A91" w14:paraId="7F6427AF" w14:textId="77777777"/>
    <w:p w:rsidR="00EE2A91" w:rsidP="00EE2A91" w:rsidRDefault="00EE2A91" w14:paraId="40535019" w14:textId="77777777">
      <w:r>
        <w:rPr>
          <w:sz w:val="20"/>
          <w:szCs w:val="20"/>
        </w:rPr>
        <w:t xml:space="preserve">            "media": {</w:t>
      </w:r>
    </w:p>
    <w:p w:rsidR="00EE2A91" w:rsidP="00EE2A91" w:rsidRDefault="00EE2A91" w14:paraId="57349BBC" w14:textId="77777777">
      <w:r>
        <w:rPr>
          <w:sz w:val="20"/>
          <w:szCs w:val="20"/>
        </w:rPr>
        <w:t xml:space="preserve">                "id": "222235873962880-1",</w:t>
      </w:r>
    </w:p>
    <w:p w:rsidR="00EE2A91" w:rsidP="00EE2A91" w:rsidRDefault="00EE2A91" w14:paraId="18474E2C" w14:textId="77777777">
      <w:r>
        <w:rPr>
          <w:sz w:val="20"/>
          <w:szCs w:val="20"/>
        </w:rPr>
        <w:t xml:space="preserve">                "type": "audio/mpeg",</w:t>
      </w:r>
    </w:p>
    <w:p w:rsidR="00EE2A91" w:rsidP="00EE2A91" w:rsidRDefault="00EE2A91" w14:paraId="028E9D6B" w14:textId="77777777">
      <w:r>
        <w:rPr>
          <w:sz w:val="20"/>
          <w:szCs w:val="20"/>
        </w:rPr>
        <w:t xml:space="preserve">                "bitrateKbps": 128,</w:t>
      </w:r>
    </w:p>
    <w:p w:rsidR="00EE2A91" w:rsidP="00EE2A91" w:rsidRDefault="00EE2A91" w14:paraId="3439C486" w14:textId="77777777">
      <w:r>
        <w:rPr>
          <w:sz w:val="20"/>
          <w:szCs w:val="20"/>
        </w:rPr>
        <w:t xml:space="preserve">                "width": 0,</w:t>
      </w:r>
    </w:p>
    <w:p w:rsidR="00EE2A91" w:rsidP="00EE2A91" w:rsidRDefault="00EE2A91" w14:paraId="27351A6E" w14:textId="77777777">
      <w:r>
        <w:rPr>
          <w:sz w:val="20"/>
          <w:szCs w:val="20"/>
        </w:rPr>
        <w:t xml:space="preserve">                "height": 0,</w:t>
      </w:r>
    </w:p>
    <w:p w:rsidR="00EE2A91" w:rsidP="00EE2A91" w:rsidRDefault="00EE2A91" w14:paraId="3B43BEF6" w14:textId="77777777">
      <w:r>
        <w:rPr>
          <w:sz w:val="20"/>
          <w:szCs w:val="20"/>
        </w:rPr>
        <w:t xml:space="preserve">                "duration": 30.249796,</w:t>
      </w:r>
    </w:p>
    <w:p w:rsidR="00EE2A91" w:rsidP="00EE2A91" w:rsidRDefault="00EE2A91" w14:paraId="3101A468" w14:textId="77777777">
      <w:r>
        <w:rPr>
          <w:sz w:val="20"/>
          <w:szCs w:val="20"/>
        </w:rPr>
        <w:t xml:space="preserve">                "uri": "</w:t>
      </w:r>
      <w:hyperlink w:history="1" r:id="rId1">
        <w:r w:rsidRPr="00BF4994">
          <w:rPr>
            <w:rStyle w:val="Hyperlink"/>
            <w:sz w:val="20"/>
            <w:szCs w:val="20"/>
          </w:rPr>
          <w:t>https://s.staging.cnrd.io/a/9/7/o/o/975d17c691961facefe7b66a461ade59.mp3</w:t>
        </w:r>
      </w:hyperlink>
      <w:r>
        <w:rPr>
          <w:sz w:val="20"/>
          <w:szCs w:val="20"/>
        </w:rPr>
        <w:t>"</w:t>
      </w:r>
    </w:p>
    <w:p w:rsidR="00EE2A91" w:rsidP="00EE2A91" w:rsidRDefault="00EE2A91" w14:paraId="7A81ED00" w14:textId="77777777">
      <w:r>
        <w:rPr>
          <w:sz w:val="20"/>
          <w:szCs w:val="20"/>
        </w:rPr>
        <w:t xml:space="preserve">            },</w:t>
      </w:r>
    </w:p>
  </w:comment>
  <w:comment w:initials="MB" w:author="Marcin Bilski" w:date="2025-11-26T11:42:00Z" w:id="286">
    <w:p w:rsidR="001A3239" w:rsidRDefault="001A3239" w14:paraId="739D05EF" w14:textId="79A44621">
      <w:pPr>
        <w:pStyle w:val="CommentText"/>
      </w:pPr>
      <w:r>
        <w:rPr>
          <w:rStyle w:val="CommentReference"/>
        </w:rPr>
        <w:annotationRef/>
      </w:r>
      <w:r w:rsidRPr="49470752">
        <w:t>Do we want to refer to the requirement around fetching that information from Config API?</w:t>
      </w:r>
      <w:r w:rsidR="005D5121">
        <w:t>c</w:t>
      </w:r>
    </w:p>
  </w:comment>
  <w:comment w:initials="PP" w:author="Paul Peyla" w:date="2025-11-26T15:30:00Z" w:id="287">
    <w:p w:rsidR="00F04EFC" w:rsidP="00F04EFC" w:rsidRDefault="00F04EFC" w14:paraId="46AF6352" w14:textId="77777777">
      <w:pPr>
        <w:pStyle w:val="CommentText"/>
      </w:pPr>
      <w:r>
        <w:rPr>
          <w:rStyle w:val="CommentReference"/>
        </w:rPr>
        <w:annotationRef/>
      </w:r>
      <w:r>
        <w:t>OK, done.</w:t>
      </w:r>
    </w:p>
  </w:comment>
  <w:comment w:initials="MB" w:author="Marcin Bilski" w:date="2025-11-26T11:47:00Z" w:id="302">
    <w:p w:rsidR="00D57602" w:rsidRDefault="00D57602" w14:paraId="378565BE" w14:textId="6206D3D5">
      <w:pPr>
        <w:pStyle w:val="CommentText"/>
      </w:pPr>
      <w:r>
        <w:rPr>
          <w:rStyle w:val="CommentReference"/>
        </w:rPr>
        <w:annotationRef/>
      </w:r>
      <w:r w:rsidRPr="3BB4191B">
        <w:t>I'm nit-picking but how do you feel about using "Receiver" everywhere (it's probably defined above) to make it less wordy?</w:t>
      </w:r>
    </w:p>
  </w:comment>
  <w:comment w:initials="PP" w:author="Paul Peyla" w:date="2025-11-26T15:31:00Z" w:id="303">
    <w:p w:rsidR="009B44D5" w:rsidP="009B44D5" w:rsidRDefault="009B44D5" w14:paraId="598F4EDA" w14:textId="3BDD363E">
      <w:pPr>
        <w:pStyle w:val="CommentText"/>
      </w:pPr>
      <w:r>
        <w:rPr>
          <w:rStyle w:val="CommentReference"/>
        </w:rPr>
        <w:annotationRef/>
      </w:r>
      <w:r>
        <w:fldChar w:fldCharType="begin"/>
      </w:r>
      <w:r>
        <w:instrText>HYPERLINK "mailto:marcin.bilski@xperi.com"</w:instrText>
      </w:r>
      <w:bookmarkStart w:name="_@_F825EBB4789D4D508C6DFEC9A28C828EZ" w:id="304"/>
      <w:r>
        <w:fldChar w:fldCharType="separate"/>
      </w:r>
      <w:bookmarkEnd w:id="304"/>
      <w:r w:rsidRPr="009B44D5">
        <w:rPr>
          <w:rStyle w:val="Mention"/>
          <w:noProof/>
        </w:rPr>
        <w:t>@Marcin Bilski</w:t>
      </w:r>
      <w:r>
        <w:fldChar w:fldCharType="end"/>
      </w:r>
      <w:r>
        <w:t xml:space="preserve"> I totally get that, but it is used that way in the main 4113 doc and I don’t care to change that precedent at this point.</w:t>
      </w:r>
    </w:p>
  </w:comment>
  <w:comment w:initials="MB" w:author="Marcin Bilski" w:date="2025-11-26T11:46:00Z" w:id="305">
    <w:p w:rsidR="001A3239" w:rsidRDefault="001A3239" w14:paraId="0722F797" w14:textId="0A04ECA8">
      <w:pPr>
        <w:pStyle w:val="CommentText"/>
      </w:pPr>
      <w:r>
        <w:rPr>
          <w:rStyle w:val="CommentReference"/>
        </w:rPr>
        <w:annotationRef/>
      </w:r>
      <w:r w:rsidRPr="00328B60">
        <w:t xml:space="preserve">Only brands and models of that specific manufacturer. But I'd rephrase it because targeting by brand and model IS targeting, according to Tamara, so I'd remove the mention here and just change REQ-09 to clearly state that these are optional parameters. Perhaps: "To request welcome audio messages targeted by the </w:t>
      </w:r>
      <w:r w:rsidRPr="7F66AE8F">
        <w:rPr>
          <w:b/>
          <w:bCs/>
        </w:rPr>
        <w:t>brand</w:t>
      </w:r>
      <w:r w:rsidRPr="06D5B2C2">
        <w:t xml:space="preserve"> and/or </w:t>
      </w:r>
      <w:r w:rsidRPr="50BF9AFE">
        <w:rPr>
          <w:b/>
          <w:bCs/>
        </w:rPr>
        <w:t>model</w:t>
      </w:r>
      <w:r w:rsidRPr="2CFABA96">
        <w:t xml:space="preserve">, the Receiver shall pass the values corresponding to its host vehicle  using the appropriate query parameters in the </w:t>
      </w:r>
      <w:r w:rsidRPr="1EC6D1F1">
        <w:rPr>
          <w:b/>
          <w:bCs/>
        </w:rPr>
        <w:t>/v1/ads/preload</w:t>
      </w:r>
      <w:r w:rsidRPr="7FED6B2E">
        <w:t xml:space="preserve"> endpoint.</w:t>
      </w:r>
    </w:p>
  </w:comment>
  <w:comment w:initials="PP" w:author="Paul Peyla" w:date="2025-11-26T15:43:00Z" w:id="306">
    <w:p w:rsidR="004669E4" w:rsidP="004669E4" w:rsidRDefault="004669E4" w14:paraId="2D50A459" w14:textId="1B2B9394">
      <w:pPr>
        <w:pStyle w:val="CommentText"/>
      </w:pPr>
      <w:r>
        <w:rPr>
          <w:rStyle w:val="CommentReference"/>
        </w:rPr>
        <w:annotationRef/>
      </w:r>
      <w:r>
        <w:fldChar w:fldCharType="begin"/>
      </w:r>
      <w:r>
        <w:instrText>HYPERLINK "mailto:marcin.bilski@xperi.com"</w:instrText>
      </w:r>
      <w:bookmarkStart w:name="_@_EBD3F42EE8BD40289A89FD74EA3860B5Z" w:id="307"/>
      <w:r>
        <w:fldChar w:fldCharType="separate"/>
      </w:r>
      <w:bookmarkEnd w:id="307"/>
      <w:r w:rsidRPr="004669E4">
        <w:rPr>
          <w:rStyle w:val="Mention"/>
          <w:noProof/>
        </w:rPr>
        <w:t>@Marcin Bilski</w:t>
      </w:r>
      <w:r>
        <w:fldChar w:fldCharType="end"/>
      </w:r>
      <w:r>
        <w:t xml:space="preserve"> Yes, that is what I was going for originally with this requirement.  I knew they were optional; the point was, if they were going to target them, this is how it must be done.</w:t>
      </w:r>
    </w:p>
    <w:p w:rsidR="004669E4" w:rsidP="004669E4" w:rsidRDefault="004669E4" w14:paraId="2BE740D7" w14:textId="77777777">
      <w:pPr>
        <w:pStyle w:val="CommentText"/>
      </w:pPr>
      <w:r>
        <w:t>I’ve changed the requirement per your recommendation.</w:t>
      </w:r>
    </w:p>
  </w:comment>
  <w:comment w:initials="MB" w:author="Marcin Bilski" w:date="2025-11-26T11:49:00Z" w:id="308">
    <w:p w:rsidR="00D51CF6" w:rsidRDefault="00D51CF6" w14:paraId="1A809B9B" w14:textId="6A1A7FB0">
      <w:pPr>
        <w:pStyle w:val="CommentText"/>
      </w:pPr>
      <w:r>
        <w:rPr>
          <w:rStyle w:val="CommentReference"/>
        </w:rPr>
        <w:annotationRef/>
      </w:r>
      <w:r w:rsidRPr="2DA80171">
        <w:t xml:space="preserve">I would make it clear that it's optional: "To request welcome audio messages in a specific language or languages, the Receiver shall use the </w:t>
      </w:r>
      <w:r w:rsidRPr="1E93E65F">
        <w:rPr>
          <w:b/>
          <w:bCs/>
        </w:rPr>
        <w:t>language</w:t>
      </w:r>
      <w:r w:rsidRPr="29564644">
        <w:t xml:space="preserve"> parameter of the </w:t>
      </w:r>
      <w:r w:rsidRPr="7D9ACE3D">
        <w:rPr>
          <w:b/>
          <w:bCs/>
        </w:rPr>
        <w:t>/v1/ads/preload</w:t>
      </w:r>
      <w:r w:rsidRPr="21DDD41A">
        <w:t xml:space="preserve"> endpoint.</w:t>
      </w:r>
    </w:p>
  </w:comment>
  <w:comment w:initials="PP" w:author="Paul Peyla" w:date="2025-11-26T15:45:00Z" w:id="309">
    <w:p w:rsidR="00624341" w:rsidP="00624341" w:rsidRDefault="00624341" w14:paraId="366B6908" w14:textId="77777777">
      <w:pPr>
        <w:pStyle w:val="CommentText"/>
      </w:pPr>
      <w:r>
        <w:rPr>
          <w:rStyle w:val="CommentReference"/>
        </w:rPr>
        <w:annotationRef/>
      </w:r>
      <w:r>
        <w:t>OK, changed.</w:t>
      </w:r>
    </w:p>
  </w:comment>
  <w:comment w:initials="MB" w:author="Marcin Bilski" w:date="2025-11-26T11:48:00Z" w:id="313">
    <w:p w:rsidR="00D57602" w:rsidRDefault="00D57602" w14:paraId="323FA892" w14:textId="580D93BB">
      <w:pPr>
        <w:pStyle w:val="CommentText"/>
      </w:pPr>
      <w:r>
        <w:rPr>
          <w:rStyle w:val="CommentReference"/>
        </w:rPr>
        <w:annotationRef/>
      </w:r>
      <w:r w:rsidRPr="15378369">
        <w:t xml:space="preserve">I wouldn't say "targeted", because it's a loaded term, just "campaigns in each of the specified languages will be returned". </w:t>
      </w:r>
    </w:p>
  </w:comment>
  <w:comment w:initials="PP" w:author="Paul Peyla" w:date="2025-11-26T15:46:00Z" w:id="314">
    <w:p w:rsidR="008E5ED7" w:rsidP="008E5ED7" w:rsidRDefault="008E5ED7" w14:paraId="2A37A4F7" w14:textId="77777777">
      <w:pPr>
        <w:pStyle w:val="CommentText"/>
      </w:pPr>
      <w:r>
        <w:rPr>
          <w:rStyle w:val="CommentReference"/>
        </w:rPr>
        <w:annotationRef/>
      </w:r>
      <w:r>
        <w:t>Done.</w:t>
      </w:r>
    </w:p>
  </w:comment>
  <w:comment w:initials="MF" w:author="Marco Frattolin" w:date="2025-11-10T14:24:00Z" w:id="319">
    <w:p w:rsidR="004F0998" w:rsidP="004F0998" w:rsidRDefault="004F0998" w14:paraId="3B5FC409" w14:textId="03389725">
      <w:r>
        <w:rPr>
          <w:rStyle w:val="CommentReference"/>
        </w:rPr>
        <w:annotationRef/>
      </w:r>
      <w:r>
        <w:rPr>
          <w:sz w:val="20"/>
          <w:szCs w:val="20"/>
        </w:rPr>
        <w:t>This sounds more like an error case... I think a country is required. I can imagine some corner case like a test campaign that could be available in multiple countries, but not a real campaign.</w:t>
      </w:r>
    </w:p>
  </w:comment>
  <w:comment w:initials="PP" w:author="Paul Peyla" w:date="2025-11-14T16:34:00Z" w:id="320">
    <w:p w:rsidR="00BF0EB4" w:rsidP="00BF0EB4" w:rsidRDefault="00BF0EB4" w14:paraId="41BFB69A" w14:textId="0FEEF274">
      <w:pPr>
        <w:pStyle w:val="CommentText"/>
      </w:pPr>
      <w:r>
        <w:rPr>
          <w:rStyle w:val="CommentReference"/>
        </w:rPr>
        <w:annotationRef/>
      </w:r>
      <w:r>
        <w:fldChar w:fldCharType="begin"/>
      </w:r>
      <w:r>
        <w:instrText>HYPERLINK "mailto:Marco.Frattolin@xperi.com"</w:instrText>
      </w:r>
      <w:bookmarkStart w:name="_@_A1F18E2384DA4C1DB3BB2FBA709A7F34Z" w:id="322"/>
      <w:r>
        <w:fldChar w:fldCharType="separate"/>
      </w:r>
      <w:bookmarkEnd w:id="322"/>
      <w:r w:rsidRPr="00BF0EB4">
        <w:rPr>
          <w:rStyle w:val="Mention"/>
          <w:noProof/>
        </w:rPr>
        <w:t>@Marco Frattolin</w:t>
      </w:r>
      <w:r>
        <w:fldChar w:fldCharType="end"/>
      </w:r>
      <w:r>
        <w:t xml:space="preserve"> It is an optional query parameter.  Should we make this a required parameter? </w:t>
      </w:r>
      <w:r>
        <w:fldChar w:fldCharType="begin"/>
      </w:r>
      <w:r>
        <w:instrText>HYPERLINK "mailto:marcin.bilski@xperi.com"</w:instrText>
      </w:r>
      <w:bookmarkStart w:name="_@_5C6A65E985AD49EAA5A4642CC93EAACDZ" w:id="323"/>
      <w:r>
        <w:fldChar w:fldCharType="separate"/>
      </w:r>
      <w:bookmarkEnd w:id="323"/>
      <w:r w:rsidRPr="00BF0EB4">
        <w:rPr>
          <w:rStyle w:val="Mention"/>
          <w:noProof/>
        </w:rPr>
        <w:t>@Marcin Bilski</w:t>
      </w:r>
      <w:r>
        <w:fldChar w:fldCharType="end"/>
      </w:r>
      <w:r>
        <w:t xml:space="preserve"> </w:t>
      </w:r>
    </w:p>
  </w:comment>
  <w:comment w:initials="PP" w:author="Paul Peyla" w:date="2025-11-26T15:58:00Z" w:id="321">
    <w:p w:rsidR="00962F1D" w:rsidP="00962F1D" w:rsidRDefault="00962F1D" w14:paraId="239BE4F6" w14:textId="5966226F">
      <w:pPr>
        <w:pStyle w:val="CommentText"/>
      </w:pPr>
      <w:r>
        <w:rPr>
          <w:rStyle w:val="CommentReference"/>
        </w:rPr>
        <w:annotationRef/>
      </w:r>
      <w:r>
        <w:fldChar w:fldCharType="begin"/>
      </w:r>
      <w:r>
        <w:instrText>HYPERLINK "mailto:Marco.Frattolin@xperi.com"</w:instrText>
      </w:r>
      <w:bookmarkStart w:name="_@_A738B6C4E2EB46B99DE0EB4804B41354Z" w:id="324"/>
      <w:r>
        <w:fldChar w:fldCharType="separate"/>
      </w:r>
      <w:bookmarkEnd w:id="324"/>
      <w:r w:rsidRPr="00962F1D">
        <w:rPr>
          <w:rStyle w:val="Mention"/>
          <w:noProof/>
        </w:rPr>
        <w:t>@Marco Frattolin</w:t>
      </w:r>
      <w:r>
        <w:fldChar w:fldCharType="end"/>
      </w:r>
      <w:r>
        <w:t xml:space="preserve"> </w:t>
      </w:r>
      <w:r>
        <w:fldChar w:fldCharType="begin"/>
      </w:r>
      <w:r>
        <w:instrText>HYPERLINK "mailto:marcin.bilski@xperi.com"</w:instrText>
      </w:r>
      <w:bookmarkStart w:name="_@_3E7D72A0E1E94A4FB9A4EE851A3EB848Z" w:id="325"/>
      <w:r>
        <w:fldChar w:fldCharType="separate"/>
      </w:r>
      <w:bookmarkEnd w:id="325"/>
      <w:r w:rsidRPr="00962F1D">
        <w:rPr>
          <w:rStyle w:val="Mention"/>
          <w:noProof/>
        </w:rPr>
        <w:t>@Marcin Bilski</w:t>
      </w:r>
      <w:r>
        <w:fldChar w:fldCharType="end"/>
      </w:r>
      <w:r>
        <w:t xml:space="preserve"> I’ve removed this informative statement to avoid confusion.</w:t>
      </w:r>
    </w:p>
  </w:comment>
  <w:comment w:initials="MF" w:author="Marco Frattolin" w:date="2025-12-10T10:11:00Z" w:id="326">
    <w:p w:rsidR="00351D84" w:rsidP="00351D84" w:rsidRDefault="00351D84" w14:paraId="4064C04E" w14:textId="77777777">
      <w:r>
        <w:rPr>
          <w:rStyle w:val="CommentReference"/>
        </w:rPr>
        <w:annotationRef/>
      </w:r>
      <w:r>
        <w:rPr>
          <w:sz w:val="20"/>
          <w:szCs w:val="20"/>
        </w:rPr>
        <w:t>JFYI: according to privacy regulations, geo-targeting at state/region level (for example California, Tuscany, Scotland) does NOT require user consent.  Anything more granular will require user consent to personalised ads and to precise location. I will summarise this in a separate doc, but wanted to share this info now.</w:t>
      </w:r>
    </w:p>
  </w:comment>
  <w:comment w:initials="PP" w:author="Paul Peyla" w:date="2025-12-15T09:33:00Z" w:id="327">
    <w:p w:rsidR="00135F97" w:rsidP="00135F97" w:rsidRDefault="00135F97" w14:paraId="4FA3E135" w14:textId="20B88D73">
      <w:pPr>
        <w:pStyle w:val="CommentText"/>
      </w:pPr>
      <w:r>
        <w:rPr>
          <w:rStyle w:val="CommentReference"/>
        </w:rPr>
        <w:annotationRef/>
      </w:r>
      <w:r>
        <w:fldChar w:fldCharType="begin"/>
      </w:r>
      <w:r>
        <w:instrText>HYPERLINK "mailto:Marco.Frattolin@xperi.com"</w:instrText>
      </w:r>
      <w:bookmarkStart w:name="_@_705AE1594417410F9B038D695F4781D6Z" w:id="329"/>
      <w:r>
        <w:fldChar w:fldCharType="separate"/>
      </w:r>
      <w:bookmarkEnd w:id="329"/>
      <w:r w:rsidRPr="00135F97">
        <w:rPr>
          <w:rStyle w:val="Mention"/>
          <w:noProof/>
        </w:rPr>
        <w:t>@Marco Frattolin</w:t>
      </w:r>
      <w:r>
        <w:fldChar w:fldCharType="end"/>
      </w:r>
      <w:r>
        <w:t xml:space="preserve"> OK, I’ve added informative text here to this effect.</w:t>
      </w:r>
    </w:p>
  </w:comment>
  <w:comment w:initials="MF" w:author="Marco Frattolin" w:date="2026-03-04T12:34:00Z" w:id="328">
    <w:p w:rsidR="006A023B" w:rsidP="006A023B" w:rsidRDefault="006A023B" w14:paraId="421E320E" w14:textId="77777777">
      <w:r>
        <w:rPr>
          <w:rStyle w:val="CommentReference"/>
        </w:rPr>
        <w:annotationRef/>
      </w:r>
      <w:r>
        <w:rPr>
          <w:sz w:val="20"/>
          <w:szCs w:val="20"/>
        </w:rPr>
        <w:t>Ok for me, you can close this comment.</w:t>
      </w:r>
    </w:p>
  </w:comment>
  <w:comment w:initials="MB" w:author="Marcin Bilski" w:date="2025-11-26T12:00:00Z" w:id="336">
    <w:p w:rsidR="00505AAE" w:rsidRDefault="00505AAE" w14:paraId="45F4E60B" w14:textId="2509E637">
      <w:pPr>
        <w:pStyle w:val="CommentText"/>
      </w:pPr>
      <w:r>
        <w:rPr>
          <w:rStyle w:val="CommentReference"/>
        </w:rPr>
        <w:annotationRef/>
      </w:r>
      <w:r w:rsidRPr="238AE3C1">
        <w:t xml:space="preserve">Why wouldn't geomesh be in h3 format? </w:t>
      </w:r>
    </w:p>
  </w:comment>
  <w:comment w:initials="PP" w:author="Paul Peyla" w:date="2025-12-01T11:39:00Z" w:id="337">
    <w:p w:rsidR="00774FBC" w:rsidP="00774FBC" w:rsidRDefault="00774FBC" w14:paraId="45B45F2A" w14:textId="146302A8">
      <w:pPr>
        <w:pStyle w:val="CommentText"/>
      </w:pPr>
      <w:r>
        <w:rPr>
          <w:rStyle w:val="CommentReference"/>
        </w:rPr>
        <w:annotationRef/>
      </w:r>
      <w:r>
        <w:fldChar w:fldCharType="begin"/>
      </w:r>
      <w:r>
        <w:instrText>HYPERLINK "mailto:marcin.bilski@xperi.com"</w:instrText>
      </w:r>
      <w:bookmarkStart w:name="_@_580E71302F4C4297A2B66437312FBC5AZ" w:id="340"/>
      <w:r>
        <w:fldChar w:fldCharType="separate"/>
      </w:r>
      <w:bookmarkEnd w:id="340"/>
      <w:r w:rsidRPr="00774FBC">
        <w:rPr>
          <w:rStyle w:val="Mention"/>
          <w:noProof/>
        </w:rPr>
        <w:t>@Marcin Bilski</w:t>
      </w:r>
      <w:r>
        <w:fldChar w:fldCharType="end"/>
      </w:r>
      <w:r>
        <w:t xml:space="preserve"> In a comment above, Marco has indicated:</w:t>
      </w:r>
    </w:p>
    <w:p w:rsidR="00774FBC" w:rsidP="00774FBC" w:rsidRDefault="00774FBC" w14:paraId="5EC8CF84" w14:textId="77777777">
      <w:pPr>
        <w:pStyle w:val="CommentText"/>
      </w:pPr>
      <w:r>
        <w:t>Typically I have seen advertisement areas (to include or exclude) expressed as states, cities, or ZIP codes.</w:t>
      </w:r>
    </w:p>
  </w:comment>
  <w:comment w:initials="MB" w:author="Marcin Bilski" w:date="2025-12-03T15:09:00Z" w:id="338">
    <w:p w:rsidR="00F45FB3" w:rsidRDefault="00F45FB3" w14:paraId="05DF54EE" w14:textId="07A49100">
      <w:pPr>
        <w:pStyle w:val="CommentText"/>
      </w:pPr>
      <w:r>
        <w:rPr>
          <w:rStyle w:val="CommentReference"/>
        </w:rPr>
        <w:annotationRef/>
      </w:r>
      <w:r w:rsidRPr="7CBF6E30">
        <w:t>That's how the advertisers will be able to specify those. But from the Receiver perspective, it's just h3 because we don't want the receiver know how to translate car position (lat + lng) into zip code.</w:t>
      </w:r>
    </w:p>
  </w:comment>
  <w:comment w:initials="PP" w:author="Paul Peyla" w:date="2025-12-04T16:17:00Z" w:id="339">
    <w:p w:rsidR="004D3C27" w:rsidP="004D3C27" w:rsidRDefault="004D3C27" w14:paraId="4AA5217B" w14:textId="16B96C79">
      <w:pPr>
        <w:pStyle w:val="CommentText"/>
      </w:pPr>
      <w:r>
        <w:rPr>
          <w:rStyle w:val="CommentReference"/>
        </w:rPr>
        <w:annotationRef/>
      </w:r>
      <w:r>
        <w:fldChar w:fldCharType="begin"/>
      </w:r>
      <w:r>
        <w:instrText>HYPERLINK "mailto:marcin.bilski@xperi.com"</w:instrText>
      </w:r>
      <w:bookmarkStart w:name="_@_AC7C19F7D6D643E99DC672D819094499Z" w:id="341"/>
      <w:r>
        <w:fldChar w:fldCharType="separate"/>
      </w:r>
      <w:bookmarkEnd w:id="341"/>
      <w:r w:rsidRPr="004D3C27">
        <w:rPr>
          <w:rStyle w:val="Mention"/>
          <w:noProof/>
        </w:rPr>
        <w:t>@Marcin Bilski</w:t>
      </w:r>
      <w:r>
        <w:fldChar w:fldCharType="end"/>
      </w:r>
      <w:r>
        <w:t xml:space="preserve"> OK, I have updated the document to indicate that h3 indices will provided by the campaign.</w:t>
      </w:r>
    </w:p>
  </w:comment>
  <w:comment w:initials="MB" w:author="Marcin Bilski" w:date="2025-11-26T12:03:00Z" w:id="334">
    <w:p w:rsidR="00505AAE" w:rsidRDefault="00505AAE" w14:paraId="4581E90F" w14:textId="43525098">
      <w:pPr>
        <w:pStyle w:val="CommentText"/>
      </w:pPr>
      <w:r>
        <w:rPr>
          <w:rStyle w:val="CommentReference"/>
        </w:rPr>
        <w:annotationRef/>
      </w:r>
      <w:r w:rsidRPr="14824333">
        <w:t>This is a bit complicated than that because there will be multiple candidate campaigns and location is just one of the criteria to filter campaigns by. It might help changing the scope of this diagram to only cover checking if a campaign is eligible, based on the car location:</w:t>
      </w:r>
    </w:p>
    <w:p w:rsidR="00505AAE" w:rsidRDefault="00505AAE" w14:paraId="7270E469" w14:textId="5FECEEEA">
      <w:pPr>
        <w:pStyle w:val="CommentText"/>
      </w:pPr>
      <w:r w:rsidRPr="795D4FAB">
        <w:t>- The input would be car location and geomesh</w:t>
      </w:r>
    </w:p>
    <w:p w:rsidR="00505AAE" w:rsidRDefault="00505AAE" w14:paraId="2B2F1CD7" w14:textId="3B58A8B8">
      <w:pPr>
        <w:pStyle w:val="CommentText"/>
      </w:pPr>
      <w:r w:rsidRPr="418FDDF9">
        <w:t>- The output would be elligible? Y/N</w:t>
      </w:r>
    </w:p>
    <w:p w:rsidR="00505AAE" w:rsidRDefault="00505AAE" w14:paraId="2422F6E6" w14:textId="071F80A7">
      <w:pPr>
        <w:pStyle w:val="CommentText"/>
      </w:pPr>
    </w:p>
    <w:p w:rsidR="00505AAE" w:rsidRDefault="00505AAE" w14:paraId="6079DA6E" w14:textId="43E1557A">
      <w:pPr>
        <w:pStyle w:val="CommentText"/>
      </w:pPr>
    </w:p>
  </w:comment>
  <w:comment w:initials="PP" w:author="Paul Peyla" w:date="2025-12-04T16:15:00Z" w:id="335">
    <w:p w:rsidR="00602B59" w:rsidP="00602B59" w:rsidRDefault="00602B59" w14:paraId="29E683D1" w14:textId="65A27C59">
      <w:pPr>
        <w:pStyle w:val="CommentText"/>
      </w:pPr>
      <w:r>
        <w:rPr>
          <w:rStyle w:val="CommentReference"/>
        </w:rPr>
        <w:annotationRef/>
      </w:r>
      <w:r>
        <w:fldChar w:fldCharType="begin"/>
      </w:r>
      <w:r>
        <w:instrText>HYPERLINK "mailto:marcin.bilski@xperi.com"</w:instrText>
      </w:r>
      <w:bookmarkStart w:name="_@_2FF0D300601B4559B496DDEA474FD287Z" w:id="342"/>
      <w:r>
        <w:fldChar w:fldCharType="separate"/>
      </w:r>
      <w:bookmarkEnd w:id="342"/>
      <w:r w:rsidRPr="00602B59">
        <w:rPr>
          <w:rStyle w:val="Mention"/>
          <w:noProof/>
        </w:rPr>
        <w:t>@Marcin Bilski</w:t>
      </w:r>
      <w:r>
        <w:fldChar w:fldCharType="end"/>
      </w:r>
      <w:r>
        <w:t xml:space="preserve"> I’ve updated the diagram to change the scope, per your comments.</w:t>
      </w:r>
    </w:p>
  </w:comment>
  <w:comment w:initials="MF" w:author="Marco Frattolin" w:date="2025-11-10T14:28:00Z" w:id="344">
    <w:p w:rsidR="0030570D" w:rsidP="0030570D" w:rsidRDefault="0030570D" w14:paraId="34045190" w14:textId="77777777">
      <w:r>
        <w:rPr>
          <w:rStyle w:val="CommentReference"/>
        </w:rPr>
        <w:annotationRef/>
      </w:r>
      <w:r>
        <w:rPr>
          <w:sz w:val="20"/>
          <w:szCs w:val="20"/>
        </w:rPr>
        <w:t>This is not in the PRD, but it's a heads up: it is quite typical for some other ad management system to support *excluding* certain areas. I think we should also consider it, I will add it to the PRD.</w:t>
      </w:r>
    </w:p>
  </w:comment>
  <w:comment w:initials="PP" w:author="Paul Peyla" w:date="2025-11-14T18:29:00Z" w:id="345">
    <w:p w:rsidR="0030570D" w:rsidP="0030570D" w:rsidRDefault="0030570D" w14:paraId="24B9E1AC" w14:textId="77777777">
      <w:pPr>
        <w:pStyle w:val="CommentText"/>
      </w:pPr>
      <w:r>
        <w:rPr>
          <w:rStyle w:val="CommentReference"/>
        </w:rPr>
        <w:annotationRef/>
      </w:r>
      <w:r>
        <w:fldChar w:fldCharType="begin"/>
      </w:r>
      <w:r>
        <w:instrText>HYPERLINK "mailto:Marco.Frattolin@xperi.com"</w:instrText>
      </w:r>
      <w:bookmarkStart w:name="_@_79C8F42A17F04C48A436666A9B6B6629Z" w:id="346"/>
      <w:r>
        <w:fldChar w:fldCharType="separate"/>
      </w:r>
      <w:bookmarkEnd w:id="346"/>
      <w:r w:rsidRPr="00DF3800">
        <w:rPr>
          <w:rStyle w:val="Mention"/>
          <w:noProof/>
        </w:rPr>
        <w:t>@Marco Frattolin</w:t>
      </w:r>
      <w:r>
        <w:fldChar w:fldCharType="end"/>
      </w:r>
      <w:r>
        <w:t xml:space="preserve"> I have updated this section for inclusionary and exclusionary geo-targeting.</w:t>
      </w:r>
    </w:p>
  </w:comment>
  <w:comment w:initials="MB" w:author="Marcin Bilski" w:date="2025-11-26T12:07:00Z" w:id="347">
    <w:p w:rsidR="002165BB" w:rsidRDefault="002165BB" w14:paraId="0EEF9E24" w14:textId="0D3E2940">
      <w:pPr>
        <w:pStyle w:val="CommentText"/>
      </w:pPr>
      <w:r>
        <w:rPr>
          <w:rStyle w:val="CommentReference"/>
        </w:rPr>
        <w:annotationRef/>
      </w:r>
      <w:r w:rsidRPr="51CB142B">
        <w:t>It requests campaigns, so there may be zero, one, or more. Then, for each, it gets the geo info.</w:t>
      </w:r>
    </w:p>
    <w:p w:rsidR="002165BB" w:rsidRDefault="002165BB" w14:paraId="16B5CD03" w14:textId="011C18DC">
      <w:pPr>
        <w:pStyle w:val="CommentText"/>
      </w:pPr>
    </w:p>
    <w:p w:rsidR="002165BB" w:rsidRDefault="002165BB" w14:paraId="4670BDB9" w14:textId="4F1AD406">
      <w:pPr>
        <w:pStyle w:val="CommentText"/>
      </w:pPr>
      <w:r w:rsidRPr="28D15816">
        <w:t>Selecting an ad to play works like this:</w:t>
      </w:r>
    </w:p>
    <w:p w:rsidR="002165BB" w:rsidRDefault="002165BB" w14:paraId="0649017C" w14:textId="5537412C">
      <w:pPr>
        <w:pStyle w:val="CommentText"/>
      </w:pPr>
      <w:r w:rsidRPr="17CF98FF">
        <w:t>1. Start with all campaigns cached in the car.</w:t>
      </w:r>
    </w:p>
    <w:p w:rsidR="002165BB" w:rsidRDefault="002165BB" w14:paraId="4EBA12E5" w14:textId="24D4CB75">
      <w:pPr>
        <w:pStyle w:val="CommentText"/>
      </w:pPr>
      <w:r w:rsidRPr="67B50958">
        <w:t>2. Exclude campaigns with non-matching startTime, endTime, geo-location, based on frequency capping etc., generating a list of eligible campaigns.</w:t>
      </w:r>
    </w:p>
    <w:p w:rsidR="002165BB" w:rsidRDefault="002165BB" w14:paraId="5BF29507" w14:textId="2E62252B">
      <w:pPr>
        <w:pStyle w:val="CommentText"/>
      </w:pPr>
      <w:r w:rsidRPr="5A1740B0">
        <w:t>3. Take ads for all eligible campaigns.</w:t>
      </w:r>
    </w:p>
    <w:p w:rsidR="002165BB" w:rsidRDefault="002165BB" w14:paraId="2C2B7AFC" w14:textId="5F307F46">
      <w:pPr>
        <w:pStyle w:val="CommentText"/>
      </w:pPr>
      <w:r w:rsidRPr="78B722D3">
        <w:t>4. Exclude ads based on frequency capping, to generate a list of eligible ads.</w:t>
      </w:r>
    </w:p>
    <w:p w:rsidR="002165BB" w:rsidRDefault="002165BB" w14:paraId="38E363FF" w14:textId="2A878A93">
      <w:pPr>
        <w:pStyle w:val="CommentText"/>
      </w:pPr>
      <w:r w:rsidRPr="192556FB">
        <w:t>5. Play the least recently played ad, selected out of eligible ads.</w:t>
      </w:r>
    </w:p>
    <w:p w:rsidR="002165BB" w:rsidRDefault="002165BB" w14:paraId="2565D317" w14:textId="4DFCBF87">
      <w:pPr>
        <w:pStyle w:val="CommentText"/>
      </w:pPr>
    </w:p>
    <w:p w:rsidR="002165BB" w:rsidRDefault="002165BB" w14:paraId="00868346" w14:textId="2B36E104">
      <w:pPr>
        <w:pStyle w:val="CommentText"/>
      </w:pPr>
      <w:r w:rsidRPr="65E479D8">
        <w:t xml:space="preserve">cc </w:t>
      </w:r>
      <w:r>
        <w:fldChar w:fldCharType="begin"/>
      </w:r>
      <w:r>
        <w:instrText xml:space="preserve"> HYPERLINK "mailto:Kaushal.Patel@xperi.com"</w:instrText>
      </w:r>
      <w:bookmarkStart w:name="_@_088F1648574648F5960186896400D6E9Z" w:id="350"/>
      <w:r>
        <w:fldChar w:fldCharType="separate"/>
      </w:r>
      <w:bookmarkEnd w:id="350"/>
      <w:r w:rsidRPr="5A16F1CC">
        <w:rPr>
          <w:rStyle w:val="Mention"/>
          <w:noProof/>
        </w:rPr>
        <w:t>@Kaushal Patel</w:t>
      </w:r>
      <w:r>
        <w:fldChar w:fldCharType="end"/>
      </w:r>
      <w:r w:rsidRPr="0E8C6A65">
        <w:t xml:space="preserve"> Have I missed anything?</w:t>
      </w:r>
    </w:p>
  </w:comment>
  <w:comment w:initials="PP" w:author="Paul Peyla" w:date="2025-12-04T16:20:00Z" w:id="348">
    <w:p w:rsidR="00186F7D" w:rsidP="00186F7D" w:rsidRDefault="00186F7D" w14:paraId="47F86981" w14:textId="577F874D">
      <w:pPr>
        <w:pStyle w:val="CommentText"/>
      </w:pPr>
      <w:r>
        <w:rPr>
          <w:rStyle w:val="CommentReference"/>
        </w:rPr>
        <w:annotationRef/>
      </w:r>
      <w:r>
        <w:fldChar w:fldCharType="begin"/>
      </w:r>
      <w:r>
        <w:instrText>HYPERLINK "mailto:marcin.bilski@xperi.com"</w:instrText>
      </w:r>
      <w:bookmarkStart w:name="_@_E7A7C938B2C04FCDA4DA7848BFF58CC5Z" w:id="351"/>
      <w:r>
        <w:fldChar w:fldCharType="separate"/>
      </w:r>
      <w:bookmarkEnd w:id="351"/>
      <w:r w:rsidRPr="00186F7D">
        <w:rPr>
          <w:rStyle w:val="Mention"/>
          <w:noProof/>
        </w:rPr>
        <w:t>@Marcin Bilski</w:t>
      </w:r>
      <w:r>
        <w:fldChar w:fldCharType="end"/>
      </w:r>
      <w:r>
        <w:t xml:space="preserve"> I summarize these steps in the section below on ad selection (Live Phase) and describe your more detailed algorithm for ad selection based on manufacturer, campaign, and ad rules.</w:t>
      </w:r>
    </w:p>
  </w:comment>
  <w:comment w:initials="KP" w:author="Kaushal Patel" w:date="2025-12-09T10:47:00Z" w:id="349">
    <w:p w:rsidR="00E45EB5" w:rsidRDefault="00E45EB5" w14:paraId="7BB11D58" w14:textId="160B276B">
      <w:pPr>
        <w:pStyle w:val="CommentText"/>
      </w:pPr>
      <w:r>
        <w:rPr>
          <w:rStyle w:val="CommentReference"/>
        </w:rPr>
        <w:annotationRef/>
      </w:r>
      <w:r>
        <w:fldChar w:fldCharType="begin"/>
      </w:r>
      <w:r>
        <w:instrText xml:space="preserve"> HYPERLINK "mailto:marcin.bilski@xperi.com"</w:instrText>
      </w:r>
      <w:bookmarkStart w:name="_@_E7CD3D2AC7484B4989976B58A58F52BAZ" w:id="352"/>
      <w:r>
        <w:fldChar w:fldCharType="separate"/>
      </w:r>
      <w:bookmarkEnd w:id="352"/>
      <w:r w:rsidRPr="0BE1D477">
        <w:rPr>
          <w:rStyle w:val="Mention"/>
          <w:noProof/>
        </w:rPr>
        <w:t>@Marcin Bilski</w:t>
      </w:r>
      <w:r>
        <w:fldChar w:fldCharType="end"/>
      </w:r>
      <w:r w:rsidRPr="13FC970A">
        <w:t xml:space="preserve"> yes, that's how we have implemented and also as your input during the pr review</w:t>
      </w:r>
    </w:p>
  </w:comment>
  <w:comment w:initials="MB" w:author="Marcin Bilski" w:date="2025-11-26T12:08:00Z" w:id="353">
    <w:p w:rsidR="002165BB" w:rsidRDefault="002165BB" w14:paraId="65032B0E" w14:textId="1D72AF23">
      <w:pPr>
        <w:pStyle w:val="CommentText"/>
      </w:pPr>
      <w:r>
        <w:rPr>
          <w:rStyle w:val="CommentReference"/>
        </w:rPr>
        <w:annotationRef/>
      </w:r>
      <w:r>
        <w:fldChar w:fldCharType="begin"/>
      </w:r>
      <w:r>
        <w:instrText xml:space="preserve"> HYPERLINK "mailto:Marco.Frattolin@xperi.com"</w:instrText>
      </w:r>
      <w:bookmarkStart w:name="_@_E07679ABCE9546118C5DE1498C6CAC28Z" w:id="358"/>
      <w:r>
        <w:fldChar w:fldCharType="separate"/>
      </w:r>
      <w:bookmarkEnd w:id="358"/>
      <w:r w:rsidRPr="6BC3587A">
        <w:rPr>
          <w:rStyle w:val="Mention"/>
          <w:noProof/>
        </w:rPr>
        <w:t>@Marco Frattolin</w:t>
      </w:r>
      <w:r>
        <w:fldChar w:fldCharType="end"/>
      </w:r>
      <w:r w:rsidRPr="401DAF7C">
        <w:t xml:space="preserve"> Do we want to specify the # of decimal places?</w:t>
      </w:r>
    </w:p>
  </w:comment>
  <w:comment w:initials="PP" w:author="Paul Peyla" w:date="2025-12-05T11:54:00Z" w:id="354">
    <w:p w:rsidR="00674ED4" w:rsidP="00674ED4" w:rsidRDefault="00674ED4" w14:paraId="7546FFC9" w14:textId="2D3CEF60">
      <w:pPr>
        <w:pStyle w:val="CommentText"/>
      </w:pPr>
      <w:r>
        <w:rPr>
          <w:rStyle w:val="CommentReference"/>
        </w:rPr>
        <w:annotationRef/>
      </w:r>
      <w:r>
        <w:fldChar w:fldCharType="begin"/>
      </w:r>
      <w:r>
        <w:instrText>HYPERLINK "mailto:marcin.bilski@xperi.com"</w:instrText>
      </w:r>
      <w:bookmarkStart w:name="_@_48D65F710EBC4285AA4FCBA229C1FF83Z" w:id="359"/>
      <w:r>
        <w:fldChar w:fldCharType="separate"/>
      </w:r>
      <w:bookmarkEnd w:id="359"/>
      <w:r w:rsidRPr="00674ED4">
        <w:rPr>
          <w:rStyle w:val="Mention"/>
          <w:noProof/>
        </w:rPr>
        <w:t>@Marcin Bilski</w:t>
      </w:r>
      <w:r>
        <w:fldChar w:fldCharType="end"/>
      </w:r>
      <w:r>
        <w:t xml:space="preserve"> in the informative section below, we note that, “</w:t>
      </w:r>
      <w:r>
        <w:rPr>
          <w:color w:val="000000"/>
        </w:rPr>
        <w:t>Latitude and longitude with precision to one or two decimal places, or use of Android Coarse Location, is sufficient.”  Do we need to make this a requirement?</w:t>
      </w:r>
    </w:p>
  </w:comment>
  <w:comment w:initials="MF" w:author="Marco Frattolin" w:date="2025-12-10T10:13:00Z" w:id="355">
    <w:p w:rsidR="005C5935" w:rsidP="005C5935" w:rsidRDefault="005C5935" w14:paraId="786FA6F1" w14:textId="77777777">
      <w:r>
        <w:rPr>
          <w:rStyle w:val="CommentReference"/>
        </w:rPr>
        <w:annotationRef/>
      </w:r>
      <w:r>
        <w:rPr>
          <w:sz w:val="20"/>
          <w:szCs w:val="20"/>
        </w:rPr>
        <w:t>This is relevant to user consents.  Imprecise location is defined as either Android Coarse Location or GPS lat/lon with 1 or 2 decimal places, and it does NOT need user consent (some OEM might enforce it anyway). Precise location is more precise and requires user consent.</w:t>
      </w:r>
    </w:p>
  </w:comment>
  <w:comment w:initials="PP" w:author="Paul Peyla" w:date="2025-12-15T09:44:00Z" w:id="356">
    <w:p w:rsidR="002544A8" w:rsidP="002544A8" w:rsidRDefault="002544A8" w14:paraId="68842513" w14:textId="59E80FB1">
      <w:pPr>
        <w:pStyle w:val="CommentText"/>
      </w:pPr>
      <w:r>
        <w:rPr>
          <w:rStyle w:val="CommentReference"/>
        </w:rPr>
        <w:annotationRef/>
      </w:r>
      <w:r>
        <w:fldChar w:fldCharType="begin"/>
      </w:r>
      <w:r>
        <w:instrText>HYPERLINK "mailto:Marco.Frattolin@xperi.com"</w:instrText>
      </w:r>
      <w:bookmarkStart w:name="_@_A01D34FDDED54DF9B40F23F7613DA533Z" w:id="360"/>
      <w:r>
        <w:fldChar w:fldCharType="separate"/>
      </w:r>
      <w:bookmarkEnd w:id="360"/>
      <w:r w:rsidRPr="002544A8">
        <w:rPr>
          <w:rStyle w:val="Mention"/>
          <w:noProof/>
        </w:rPr>
        <w:t>@Marco Frattolin</w:t>
      </w:r>
      <w:r>
        <w:fldChar w:fldCharType="end"/>
      </w:r>
      <w:r>
        <w:t xml:space="preserve"> I’ve added informative verbiage to this effect below where we explain that geo-targeting will be limited to one or two decimal points or will use Android Coarse location.</w:t>
      </w:r>
    </w:p>
  </w:comment>
  <w:comment w:initials="MF" w:author="Marco Frattolin" w:date="2026-03-04T12:37:00Z" w:id="357">
    <w:p w:rsidR="00540F9A" w:rsidP="00540F9A" w:rsidRDefault="00540F9A" w14:paraId="5AF44CBB" w14:textId="77777777">
      <w:r>
        <w:rPr>
          <w:rStyle w:val="CommentReference"/>
        </w:rPr>
        <w:annotationRef/>
      </w:r>
      <w:r>
        <w:rPr>
          <w:sz w:val="20"/>
          <w:szCs w:val="20"/>
        </w:rPr>
        <w:t>Ok</w:t>
      </w:r>
    </w:p>
  </w:comment>
  <w:comment w:initials="MB" w:author="Marcin Bilski" w:date="2025-11-26T12:09:00Z" w:id="365">
    <w:p w:rsidR="00D92631" w:rsidRDefault="00D92631" w14:paraId="1904B396" w14:textId="32F54B71">
      <w:pPr>
        <w:pStyle w:val="CommentText"/>
      </w:pPr>
      <w:r>
        <w:rPr>
          <w:rStyle w:val="CommentReference"/>
        </w:rPr>
        <w:annotationRef/>
      </w:r>
      <w:r w:rsidRPr="39DABE05">
        <w:t>That might be our recommendation but there are other ways that may consume less storage and/or be more performant.</w:t>
      </w:r>
    </w:p>
  </w:comment>
  <w:comment w:initials="PP" w:author="Paul Peyla" w:date="2025-12-04T17:25:00Z" w:id="366">
    <w:p w:rsidR="00564EF3" w:rsidP="00564EF3" w:rsidRDefault="00564EF3" w14:paraId="1F5F89BA" w14:textId="3BFFF29C">
      <w:pPr>
        <w:pStyle w:val="CommentText"/>
      </w:pPr>
      <w:r>
        <w:rPr>
          <w:rStyle w:val="CommentReference"/>
        </w:rPr>
        <w:annotationRef/>
      </w:r>
      <w:r>
        <w:fldChar w:fldCharType="begin"/>
      </w:r>
      <w:r>
        <w:instrText>HYPERLINK "mailto:marcin.bilski@xperi.com"</w:instrText>
      </w:r>
      <w:bookmarkStart w:name="_@_77DC9A7FE4694AABB0036E5AB1D25ACEZ" w:id="367"/>
      <w:r>
        <w:fldChar w:fldCharType="separate"/>
      </w:r>
      <w:bookmarkEnd w:id="367"/>
      <w:r w:rsidRPr="00564EF3">
        <w:rPr>
          <w:rStyle w:val="Mention"/>
          <w:noProof/>
        </w:rPr>
        <w:t>@Marcin Bilski</w:t>
      </w:r>
      <w:r>
        <w:fldChar w:fldCharType="end"/>
      </w:r>
      <w:r>
        <w:t xml:space="preserve"> Yes, I softened the language to emphasize “recommended” and “could”.</w:t>
      </w:r>
    </w:p>
  </w:comment>
  <w:comment w:initials="MB" w:author="Marcin Bilski" w:date="1900-01-01T00:00:00Z" w:id="371">
    <w:p w:rsidR="00361958" w:rsidRDefault="00361958" w14:paraId="3B41FBE6" w14:textId="37A44B5D">
      <w:pPr>
        <w:pStyle w:val="CommentText"/>
      </w:pPr>
      <w:r>
        <w:rPr>
          <w:rStyle w:val="CommentReference"/>
        </w:rPr>
        <w:annotationRef/>
      </w:r>
      <w:r w:rsidRPr="2B197667">
        <w:t>Isn't "target area" inclusionary by definition. Could we, perhaps, call them "target area" and "exclusion area"? I must admit that "inclusionary target areas" gave me a stop but it may be just that I'm not used to the term.</w:t>
      </w:r>
    </w:p>
    <w:p w:rsidR="00361958" w:rsidRDefault="00361958" w14:paraId="4465F006" w14:textId="3DA34EEF">
      <w:pPr>
        <w:pStyle w:val="CommentText"/>
      </w:pPr>
    </w:p>
    <w:p w:rsidR="00361958" w:rsidRDefault="00361958" w14:paraId="1DBAF68B" w14:textId="63C4EF73">
      <w:pPr>
        <w:pStyle w:val="CommentText"/>
      </w:pPr>
      <w:r w:rsidRPr="09742070">
        <w:t xml:space="preserve">BTW. geo-fencing uses "inclusion zone" and "exclusion zone" so perhaps "inclusion area" and "exclusion area" would make sense? I can change the API, if necessary (sorry </w:t>
      </w:r>
      <w:r>
        <w:fldChar w:fldCharType="begin"/>
      </w:r>
      <w:r>
        <w:instrText xml:space="preserve"> HYPERLINK "mailto:Kaushal.Patel@xperi.com"</w:instrText>
      </w:r>
      <w:bookmarkStart w:name="_@_5173B55183BD479D9A2A74157FC14363Z" w:id="373"/>
      <w:r>
        <w:fldChar w:fldCharType="separate"/>
      </w:r>
      <w:bookmarkEnd w:id="373"/>
      <w:r w:rsidRPr="26059012">
        <w:rPr>
          <w:rStyle w:val="Mention"/>
          <w:noProof/>
        </w:rPr>
        <w:t>@Kaushal Patel</w:t>
      </w:r>
      <w:r>
        <w:fldChar w:fldCharType="end"/>
      </w:r>
      <w:r w:rsidRPr="06763C9F">
        <w:t xml:space="preserve"> :)</w:t>
      </w:r>
    </w:p>
  </w:comment>
  <w:comment w:initials="PP" w:author="Paul Peyla" w:date="2025-12-04T17:30:00Z" w:id="372">
    <w:p w:rsidR="005E7A83" w:rsidP="005E7A83" w:rsidRDefault="005E7A83" w14:paraId="300CF99A" w14:textId="54A7B4E1">
      <w:pPr>
        <w:pStyle w:val="CommentText"/>
      </w:pPr>
      <w:r>
        <w:rPr>
          <w:rStyle w:val="CommentReference"/>
        </w:rPr>
        <w:annotationRef/>
      </w:r>
      <w:r>
        <w:fldChar w:fldCharType="begin"/>
      </w:r>
      <w:r>
        <w:instrText>HYPERLINK "mailto:marcin.bilski@xperi.com"</w:instrText>
      </w:r>
      <w:bookmarkStart w:name="_@_799656DF9F754A3EA1EDB1DE75060752Z" w:id="374"/>
      <w:r>
        <w:fldChar w:fldCharType="separate"/>
      </w:r>
      <w:bookmarkEnd w:id="374"/>
      <w:r w:rsidRPr="005E7A83">
        <w:rPr>
          <w:rStyle w:val="Mention"/>
          <w:noProof/>
        </w:rPr>
        <w:t>@Marcin Bilski</w:t>
      </w:r>
      <w:r>
        <w:fldChar w:fldCharType="end"/>
      </w:r>
      <w:r>
        <w:t xml:space="preserve"> I’ve changed the verbiage throughout from “target area” to “inclusion area” and “exclusion area”.</w:t>
      </w:r>
    </w:p>
  </w:comment>
  <w:comment w:initials="MB" w:author="Marcin Bilski" w:date="2025-11-26T12:15:00Z" w:id="375">
    <w:p w:rsidR="00361958" w:rsidRDefault="00361958" w14:paraId="31A0E5B6" w14:textId="47B6789F">
      <w:pPr>
        <w:pStyle w:val="CommentText"/>
      </w:pPr>
      <w:r>
        <w:rPr>
          <w:rStyle w:val="CommentReference"/>
        </w:rPr>
        <w:annotationRef/>
      </w:r>
      <w:r w:rsidRPr="5B654C3C">
        <w:t>No, it's the other way around. The Receiver must store the Etag header from the response and then pass it in a header when requesting campaigns. (The same applies to geo-targeting). This is a requirement for the Receiver.</w:t>
      </w:r>
    </w:p>
  </w:comment>
  <w:comment w:initials="PP" w:author="Paul Peyla" w:date="2025-12-05T11:36:00Z" w:id="376">
    <w:p w:rsidR="00AD405A" w:rsidP="00AD405A" w:rsidRDefault="00BF7BF1" w14:paraId="14AC555D" w14:textId="78A2B55B">
      <w:pPr>
        <w:pStyle w:val="CommentText"/>
      </w:pPr>
      <w:r>
        <w:rPr>
          <w:rStyle w:val="CommentReference"/>
        </w:rPr>
        <w:annotationRef/>
      </w:r>
      <w:r w:rsidR="00AD405A">
        <w:fldChar w:fldCharType="begin"/>
      </w:r>
      <w:r w:rsidR="00AD405A">
        <w:instrText>HYPERLINK "mailto:marcin.bilski@xperi.com"</w:instrText>
      </w:r>
      <w:bookmarkStart w:name="_@_450F43807EA14E639697EA21FE628FBBZ" w:id="377"/>
      <w:r w:rsidR="00AD405A">
        <w:fldChar w:fldCharType="separate"/>
      </w:r>
      <w:bookmarkEnd w:id="377"/>
      <w:r w:rsidRPr="00AD405A" w:rsidR="00AD405A">
        <w:rPr>
          <w:rStyle w:val="Mention"/>
          <w:noProof/>
        </w:rPr>
        <w:t>@Marcin Bilski</w:t>
      </w:r>
      <w:r w:rsidR="00AD405A">
        <w:fldChar w:fldCharType="end"/>
      </w:r>
      <w:r w:rsidR="00AD405A">
        <w:t xml:space="preserve"> Yes, of course.  I’ve reworded the recommendations for using the Etag and Last-Modified response headers to obtain updated geo-targeting information.</w:t>
      </w:r>
    </w:p>
  </w:comment>
  <w:comment w:initials="MF" w:author="Marco Frattolin" w:date="2026-04-12T10:21:00Z" w:id="401">
    <w:p w:rsidR="00CC7FE3" w:rsidP="00334225" w:rsidRDefault="00CC7FE3" w14:paraId="1ECBED8E" w14:textId="77777777">
      <w:r>
        <w:rPr>
          <w:rStyle w:val="CommentReference"/>
        </w:rPr>
        <w:annotationRef/>
      </w:r>
      <w:r>
        <w:rPr>
          <w:sz w:val="20"/>
          <w:szCs w:val="20"/>
        </w:rPr>
        <w:t>I wonder if we should include these indications in some official req, or if it is enough to mention them here as notes.</w:t>
      </w:r>
    </w:p>
  </w:comment>
  <w:comment w:initials="PP" w:author="Paul Peyla" w:date="2026-04-13T16:44:00Z" w:id="402">
    <w:p w:rsidR="007C7B75" w:rsidP="007C7B75" w:rsidRDefault="00030DBD" w14:paraId="53E71B50" w14:textId="77777777">
      <w:pPr>
        <w:pStyle w:val="CommentText"/>
      </w:pPr>
      <w:r>
        <w:rPr>
          <w:rStyle w:val="CommentReference"/>
        </w:rPr>
        <w:annotationRef/>
      </w:r>
      <w:r w:rsidR="007C7B75">
        <w:t>I’ve added new requirement REQ-71.</w:t>
      </w:r>
    </w:p>
  </w:comment>
  <w:comment w:initials="MF" w:author="Marco Frattolin" w:date="2026-04-12T10:21:00Z" w:id="407">
    <w:p w:rsidR="00334225" w:rsidP="00334225" w:rsidRDefault="00334225" w14:paraId="7778182E" w14:textId="77777777">
      <w:r>
        <w:rPr>
          <w:rStyle w:val="CommentReference"/>
        </w:rPr>
        <w:annotationRef/>
      </w:r>
      <w:r>
        <w:rPr>
          <w:sz w:val="20"/>
          <w:szCs w:val="20"/>
        </w:rPr>
        <w:t>I wonder if we should include these indications in some official req, or if it is enough to mention them here as notes.</w:t>
      </w:r>
    </w:p>
  </w:comment>
  <w:comment w:initials="MB" w:author="Marcin Bilski" w:date="2025-11-26T12:16:00Z" w:id="409">
    <w:p w:rsidR="00C60D74" w:rsidRDefault="00C60D74" w14:paraId="265DFDC2" w14:textId="54ED1F62">
      <w:pPr>
        <w:pStyle w:val="CommentText"/>
      </w:pPr>
      <w:r>
        <w:rPr>
          <w:rStyle w:val="CommentReference"/>
        </w:rPr>
        <w:annotationRef/>
      </w:r>
      <w:r w:rsidRPr="40BB5F04">
        <w:t>I don't think we must guarantee that. It is our internal requirement. The OEMs care about getting ads. Let's avoid promising things that BMW can ask us for KPIs around. :&gt;</w:t>
      </w:r>
    </w:p>
  </w:comment>
  <w:comment w:initials="PP" w:author="Paul Peyla" w:date="2025-12-05T13:27:00Z" w:id="410">
    <w:p w:rsidR="00145C0F" w:rsidP="00145C0F" w:rsidRDefault="00145C0F" w14:paraId="3D24263C" w14:textId="5E82A080">
      <w:pPr>
        <w:pStyle w:val="CommentText"/>
      </w:pPr>
      <w:r>
        <w:rPr>
          <w:rStyle w:val="CommentReference"/>
        </w:rPr>
        <w:annotationRef/>
      </w:r>
      <w:r>
        <w:fldChar w:fldCharType="begin"/>
      </w:r>
      <w:r>
        <w:instrText>HYPERLINK "mailto:marcin.bilski@xperi.com"</w:instrText>
      </w:r>
      <w:bookmarkStart w:name="_@_631493767A614CCF87FB25B5E66AFC16Z" w:id="411"/>
      <w:r>
        <w:fldChar w:fldCharType="separate"/>
      </w:r>
      <w:bookmarkEnd w:id="411"/>
      <w:r w:rsidRPr="00145C0F">
        <w:rPr>
          <w:rStyle w:val="Mention"/>
          <w:noProof/>
        </w:rPr>
        <w:t>@Marcin Bilski</w:t>
      </w:r>
      <w:r>
        <w:fldChar w:fldCharType="end"/>
      </w:r>
      <w:r>
        <w:t xml:space="preserve"> Agree.  It was only informative, but I removed the statement.</w:t>
      </w:r>
    </w:p>
  </w:comment>
  <w:comment w:initials="KP" w:author="Kaushal Patel" w:date="2025-11-12T17:19:00Z" w:id="415">
    <w:p w:rsidR="006B1B0A" w:rsidP="006B1B0A" w:rsidRDefault="006B1B0A" w14:paraId="0A0DE0B5" w14:textId="2961EEFE">
      <w:r>
        <w:rPr>
          <w:rStyle w:val="CommentReference"/>
        </w:rPr>
        <w:annotationRef/>
      </w:r>
      <w:r>
        <w:rPr>
          <w:sz w:val="20"/>
          <w:szCs w:val="20"/>
        </w:rPr>
        <w:t>I think can be combined with REQ-17</w:t>
      </w:r>
    </w:p>
  </w:comment>
  <w:comment w:initials="KP" w:author="Kaushal Patel" w:date="2025-11-12T18:11:00Z" w:id="416">
    <w:p w:rsidR="006B1B0A" w:rsidP="006B1B0A" w:rsidRDefault="006B1B0A" w14:paraId="51723600" w14:textId="77777777">
      <w:r>
        <w:rPr>
          <w:rStyle w:val="CommentReference"/>
        </w:rPr>
        <w:annotationRef/>
      </w:r>
      <w:r>
        <w:rPr>
          <w:sz w:val="20"/>
          <w:szCs w:val="20"/>
        </w:rPr>
        <w:t>REQ-17,19,20, REC-06 - all could just be combined into 1 REQ</w:t>
      </w:r>
    </w:p>
  </w:comment>
  <w:comment w:initials="PP" w:author="Paul Peyla" w:date="2025-11-18T18:17:00Z" w:id="417">
    <w:p w:rsidR="00C10BFB" w:rsidP="00C10BFB" w:rsidRDefault="00C10BFB" w14:paraId="3C722AB3" w14:textId="77777777">
      <w:pPr>
        <w:pStyle w:val="CommentText"/>
      </w:pPr>
      <w:r>
        <w:rPr>
          <w:rStyle w:val="CommentReference"/>
        </w:rPr>
        <w:annotationRef/>
      </w:r>
      <w:r>
        <w:t>I combined them per your recommendation into new REQ-18.</w:t>
      </w:r>
    </w:p>
  </w:comment>
  <w:comment w:initials="MB" w:author="Marcin Bilski" w:date="2025-11-26T12:17:00Z" w:id="418">
    <w:p w:rsidR="00C60D74" w:rsidRDefault="00C60D74" w14:paraId="3E54C5C4" w14:textId="08720D17">
      <w:pPr>
        <w:pStyle w:val="CommentText"/>
      </w:pPr>
      <w:r>
        <w:rPr>
          <w:rStyle w:val="CommentReference"/>
        </w:rPr>
        <w:annotationRef/>
      </w:r>
      <w:r w:rsidRPr="4384072D">
        <w:t>"may be specified"</w:t>
      </w:r>
    </w:p>
  </w:comment>
  <w:comment w:initials="PP" w:author="Paul Peyla" w:date="2025-12-05T13:28:00Z" w:id="419">
    <w:p w:rsidR="00E30892" w:rsidP="00E30892" w:rsidRDefault="00E30892" w14:paraId="062D7543" w14:textId="77777777">
      <w:pPr>
        <w:pStyle w:val="CommentText"/>
      </w:pPr>
      <w:r>
        <w:rPr>
          <w:rStyle w:val="CommentReference"/>
        </w:rPr>
        <w:annotationRef/>
      </w:r>
      <w:r>
        <w:t>Done.</w:t>
      </w:r>
    </w:p>
  </w:comment>
  <w:comment w:initials="KP" w:author="Kaushal Patel" w:date="2025-11-12T17:26:00Z" w:id="422">
    <w:p w:rsidR="00C651DD" w:rsidP="00C651DD" w:rsidRDefault="00C651DD" w14:paraId="4691F7BB" w14:textId="77777777">
      <w:r>
        <w:rPr>
          <w:rStyle w:val="CommentReference"/>
        </w:rPr>
        <w:annotationRef/>
      </w:r>
      <w:r>
        <w:rPr>
          <w:sz w:val="20"/>
          <w:szCs w:val="20"/>
        </w:rPr>
        <w:t>I think this should be changed to REQ instead of REC since it impacts data consumption. Anyway, we already have it implemented in the SDK at least.</w:t>
      </w:r>
    </w:p>
  </w:comment>
  <w:comment w:initials="PP" w:author="Paul Peyla" w:date="2025-11-14T11:59:00Z" w:id="423">
    <w:p w:rsidR="004E0363" w:rsidP="004E0363" w:rsidRDefault="004E0363" w14:paraId="6D8E8964" w14:textId="4C4AAE42">
      <w:pPr>
        <w:pStyle w:val="CommentText"/>
      </w:pPr>
      <w:r>
        <w:rPr>
          <w:rStyle w:val="CommentReference"/>
        </w:rPr>
        <w:annotationRef/>
      </w:r>
      <w:r>
        <w:fldChar w:fldCharType="begin"/>
      </w:r>
      <w:r>
        <w:instrText>HYPERLINK "mailto:Kaushal.Patel@xperi.com"</w:instrText>
      </w:r>
      <w:bookmarkStart w:name="_@_E68EB504D845493DB01B2068D05379FDZ" w:id="424"/>
      <w:r>
        <w:fldChar w:fldCharType="separate"/>
      </w:r>
      <w:bookmarkEnd w:id="424"/>
      <w:r w:rsidRPr="004E0363">
        <w:rPr>
          <w:rStyle w:val="Mention"/>
          <w:noProof/>
        </w:rPr>
        <w:t>@Kaushal Patel</w:t>
      </w:r>
      <w:r>
        <w:fldChar w:fldCharType="end"/>
      </w:r>
      <w:r>
        <w:t xml:space="preserve"> I think the requirement is that changes to campaign metadata must be verified prior to downloading.  Whether it is ETAG or timestamp based is up to the OEM.</w:t>
      </w:r>
    </w:p>
  </w:comment>
  <w:comment w:initials="MB" w:author="Marcin Bilski" w:date="2025-11-26T12:18:00Z" w:id="425">
    <w:p w:rsidR="00BF091D" w:rsidRDefault="00BF091D" w14:paraId="6F521DE7" w14:textId="1F9F1D71">
      <w:pPr>
        <w:pStyle w:val="CommentText"/>
      </w:pPr>
      <w:r>
        <w:rPr>
          <w:rStyle w:val="CommentReference"/>
        </w:rPr>
        <w:annotationRef/>
      </w:r>
      <w:r w:rsidRPr="2B231F83">
        <w:t>If it matches, there is no content to download, the response body is empty.</w:t>
      </w:r>
    </w:p>
  </w:comment>
  <w:comment w:initials="PP" w:author="Paul Peyla" w:date="2025-12-05T13:31:00Z" w:id="426">
    <w:p w:rsidR="00875108" w:rsidP="00875108" w:rsidRDefault="00875108" w14:paraId="31FEC43E" w14:textId="77777777">
      <w:pPr>
        <w:pStyle w:val="CommentText"/>
      </w:pPr>
      <w:r>
        <w:rPr>
          <w:rStyle w:val="CommentReference"/>
        </w:rPr>
        <w:annotationRef/>
      </w:r>
      <w:r>
        <w:t>OK, changed it.</w:t>
      </w:r>
    </w:p>
  </w:comment>
  <w:comment w:initials="KP" w:author="Kaushal Patel" w:date="2025-11-12T17:30:00Z" w:id="432">
    <w:p w:rsidR="00AF40EC" w:rsidP="00AF40EC" w:rsidRDefault="00AF40EC" w14:paraId="27F73AFC" w14:textId="2874D834">
      <w:r>
        <w:rPr>
          <w:rStyle w:val="CommentReference"/>
        </w:rPr>
        <w:annotationRef/>
      </w:r>
      <w:r>
        <w:rPr>
          <w:sz w:val="20"/>
          <w:szCs w:val="20"/>
        </w:rPr>
        <w:t xml:space="preserve">REC-13 mentions non-volatile storage. We should use one terminology in this doc and everywhere else in 4113. </w:t>
      </w:r>
    </w:p>
  </w:comment>
  <w:comment w:initials="PP" w:author="Paul Peyla" w:date="2025-11-19T15:21:00Z" w:id="433">
    <w:p w:rsidR="00E922C8" w:rsidP="00E922C8" w:rsidRDefault="00E922C8" w14:paraId="507C3F8B" w14:textId="77777777">
      <w:pPr>
        <w:pStyle w:val="CommentText"/>
      </w:pPr>
      <w:r>
        <w:rPr>
          <w:rStyle w:val="CommentReference"/>
        </w:rPr>
        <w:annotationRef/>
      </w:r>
      <w:r>
        <w:t>Changed to non-volatile everywhere in this appendix, since the main 4113 document uses that term.</w:t>
      </w:r>
    </w:p>
  </w:comment>
  <w:comment w:initials="MF" w:author="Marco Frattolin" w:date="2026-04-12T10:28:00Z" w:id="447">
    <w:p w:rsidR="00AB02FB" w:rsidP="00AB02FB" w:rsidRDefault="00AB02FB" w14:paraId="081CC9FA" w14:textId="77777777">
      <w:r>
        <w:rPr>
          <w:rStyle w:val="CommentReference"/>
        </w:rPr>
        <w:annotationRef/>
      </w:r>
      <w:r>
        <w:rPr>
          <w:sz w:val="20"/>
          <w:szCs w:val="20"/>
        </w:rPr>
        <w:t>Kaushal explained me that SDK cache is LRU, so I guess we'll have to test if/how that is compliant with this recommendation, when many campaigns are active with different rules. Anyway, not urgent.</w:t>
      </w:r>
    </w:p>
  </w:comment>
  <w:comment w:initials="MF" w:author="Marco Frattolin" w:date="2025-11-10T14:46:00Z" w:id="448">
    <w:p w:rsidR="005202AF" w:rsidP="005202AF" w:rsidRDefault="005202AF" w14:paraId="5E90F09C" w14:textId="2B4F756F">
      <w:r>
        <w:rPr>
          <w:rStyle w:val="CommentReference"/>
        </w:rPr>
        <w:annotationRef/>
      </w:r>
      <w:r>
        <w:rPr>
          <w:sz w:val="20"/>
          <w:szCs w:val="20"/>
        </w:rPr>
        <w:t>Do we need to describe what happens if we run out of storage?</w:t>
      </w:r>
    </w:p>
  </w:comment>
  <w:comment w:initials="PP" w:author="Paul Peyla" w:date="2025-11-14T12:06:00Z" w:id="449">
    <w:p w:rsidR="00CC77CB" w:rsidP="00CC77CB" w:rsidRDefault="00CC77CB" w14:paraId="2EDE0BC6" w14:textId="202B0426">
      <w:pPr>
        <w:pStyle w:val="CommentText"/>
      </w:pPr>
      <w:r>
        <w:rPr>
          <w:rStyle w:val="CommentReference"/>
        </w:rPr>
        <w:annotationRef/>
      </w:r>
      <w:r>
        <w:fldChar w:fldCharType="begin"/>
      </w:r>
      <w:r>
        <w:instrText>HYPERLINK "mailto:Marco.Frattolin@xperi.com"</w:instrText>
      </w:r>
      <w:bookmarkStart w:name="_@_9F9CF7BD985846609D2FEE4292723EDFZ" w:id="452"/>
      <w:r>
        <w:fldChar w:fldCharType="separate"/>
      </w:r>
      <w:bookmarkEnd w:id="452"/>
      <w:r w:rsidRPr="00CC77CB">
        <w:rPr>
          <w:rStyle w:val="Mention"/>
          <w:noProof/>
        </w:rPr>
        <w:t>@Marco Frattolin</w:t>
      </w:r>
      <w:r>
        <w:fldChar w:fldCharType="end"/>
      </w:r>
      <w:r>
        <w:t xml:space="preserve"> Good question.  If cache is filled and a new campaign comes in, what is the recommended/required action?  Remove oldest and store newest?  Drop newest?</w:t>
      </w:r>
    </w:p>
  </w:comment>
  <w:comment w:initials="MF" w:author="Marco Frattolin" w:date="2025-11-17T15:23:00Z" w:id="450">
    <w:p w:rsidR="00B426E8" w:rsidP="00B426E8" w:rsidRDefault="00B426E8" w14:paraId="12CFD280" w14:textId="77777777">
      <w:r>
        <w:rPr>
          <w:rStyle w:val="CommentReference"/>
        </w:rPr>
        <w:annotationRef/>
      </w:r>
      <w:r>
        <w:rPr>
          <w:sz w:val="20"/>
          <w:szCs w:val="20"/>
        </w:rPr>
        <w:t>I don't have an obvious answer.  I am not even sure  if this will be a very rare corner case or not.  For now, I would just make sure that the system can handle this without any problem, and I would go FIFO. Not for a specific reason, it just feels natural to me :-) If we realise that this is not a corner case, then we need to think about campaign priorities, etc. but not now.</w:t>
      </w:r>
    </w:p>
  </w:comment>
  <w:comment w:initials="PP" w:author="Paul Peyla" w:date="2025-11-19T16:31:00Z" w:id="451">
    <w:p w:rsidR="007D03D6" w:rsidP="007D03D6" w:rsidRDefault="007D03D6" w14:paraId="65053123" w14:textId="77777777">
      <w:pPr>
        <w:pStyle w:val="CommentText"/>
      </w:pPr>
      <w:r>
        <w:rPr>
          <w:rStyle w:val="CommentReference"/>
        </w:rPr>
        <w:annotationRef/>
      </w:r>
      <w:r>
        <w:t>Added recommendation for FIFO storage management.</w:t>
      </w:r>
    </w:p>
  </w:comment>
  <w:comment w:initials="MF" w:author="Marco Frattolin" w:date="2025-11-10T14:46:00Z" w:id="457">
    <w:p w:rsidR="005202AF" w:rsidP="005202AF" w:rsidRDefault="005202AF" w14:paraId="28D980C6" w14:textId="5FEE8378">
      <w:r>
        <w:rPr>
          <w:rStyle w:val="CommentReference"/>
        </w:rPr>
        <w:annotationRef/>
      </w:r>
      <w:r>
        <w:rPr>
          <w:sz w:val="20"/>
          <w:szCs w:val="20"/>
        </w:rPr>
        <w:t>Up to 128kbps is ok, but JFYI most likely ads will be encoded at 64 kbps.</w:t>
      </w:r>
    </w:p>
  </w:comment>
  <w:comment w:initials="KP" w:author="Kaushal Patel" w:date="2025-11-13T13:52:00Z" w:id="471">
    <w:p w:rsidR="005E2CE5" w:rsidP="005E2CE5" w:rsidRDefault="005E2CE5" w14:paraId="77107569" w14:textId="77777777">
      <w:r>
        <w:rPr>
          <w:rStyle w:val="CommentReference"/>
        </w:rPr>
        <w:annotationRef/>
      </w:r>
      <w:r>
        <w:rPr>
          <w:sz w:val="20"/>
          <w:szCs w:val="20"/>
        </w:rPr>
        <w:t>How? not sure how can storage diagnostics be reported</w:t>
      </w:r>
    </w:p>
  </w:comment>
  <w:comment w:initials="PP" w:author="Paul Peyla" w:date="2025-11-14T12:08:00Z" w:id="472">
    <w:p w:rsidR="00B30BC3" w:rsidP="00B30BC3" w:rsidRDefault="00B30BC3" w14:paraId="225CCA25" w14:textId="707F2421">
      <w:pPr>
        <w:pStyle w:val="CommentText"/>
      </w:pPr>
      <w:r>
        <w:rPr>
          <w:rStyle w:val="CommentReference"/>
        </w:rPr>
        <w:annotationRef/>
      </w:r>
      <w:r>
        <w:fldChar w:fldCharType="begin"/>
      </w:r>
      <w:r>
        <w:instrText>HYPERLINK "mailto:Kaushal.Patel@xperi.com"</w:instrText>
      </w:r>
      <w:bookmarkStart w:name="_@_3AA644EBF07D445D99674B0D5A43FE65Z" w:id="479"/>
      <w:r>
        <w:fldChar w:fldCharType="separate"/>
      </w:r>
      <w:bookmarkEnd w:id="479"/>
      <w:r w:rsidRPr="00B30BC3">
        <w:rPr>
          <w:rStyle w:val="Mention"/>
          <w:noProof/>
        </w:rPr>
        <w:t>@Kaushal Patel</w:t>
      </w:r>
      <w:r>
        <w:fldChar w:fldCharType="end"/>
      </w:r>
      <w:r>
        <w:t xml:space="preserve"> This would require a new parameter in the /reports/events endpoint to send this information.</w:t>
      </w:r>
    </w:p>
  </w:comment>
  <w:comment w:initials="PP" w:author="Paul Peyla" w:date="2025-11-14T12:09:00Z" w:id="473">
    <w:p w:rsidR="00DF006E" w:rsidP="00DF006E" w:rsidRDefault="00DF006E" w14:paraId="09F6F3D6" w14:textId="14084AEC">
      <w:pPr>
        <w:pStyle w:val="CommentText"/>
      </w:pPr>
      <w:r>
        <w:rPr>
          <w:rStyle w:val="CommentReference"/>
        </w:rPr>
        <w:annotationRef/>
      </w:r>
      <w:r>
        <w:t xml:space="preserve">^^^ Cc: </w:t>
      </w:r>
      <w:r>
        <w:fldChar w:fldCharType="begin"/>
      </w:r>
      <w:r>
        <w:instrText>HYPERLINK "mailto:marcin.bilski@xperi.com"</w:instrText>
      </w:r>
      <w:bookmarkStart w:name="_@_F6B8A87443354787B0814FB54BDE1B39Z" w:id="480"/>
      <w:r>
        <w:fldChar w:fldCharType="separate"/>
      </w:r>
      <w:bookmarkEnd w:id="480"/>
      <w:r w:rsidRPr="00DF006E">
        <w:rPr>
          <w:rStyle w:val="Mention"/>
          <w:noProof/>
        </w:rPr>
        <w:t>@Marcin Bilski</w:t>
      </w:r>
      <w:r>
        <w:fldChar w:fldCharType="end"/>
      </w:r>
      <w:r>
        <w:t xml:space="preserve"> </w:t>
      </w:r>
      <w:r>
        <w:fldChar w:fldCharType="begin"/>
      </w:r>
      <w:r>
        <w:instrText>HYPERLINK "mailto:Marco.Frattolin@xperi.com"</w:instrText>
      </w:r>
      <w:bookmarkStart w:name="_@_9BFBDA5E833749C0A35582BB98D9387EZ" w:id="481"/>
      <w:r>
        <w:fldChar w:fldCharType="separate"/>
      </w:r>
      <w:bookmarkEnd w:id="481"/>
      <w:r w:rsidRPr="00DF006E">
        <w:rPr>
          <w:rStyle w:val="Mention"/>
          <w:noProof/>
        </w:rPr>
        <w:t>@Marco Frattolin</w:t>
      </w:r>
      <w:r>
        <w:fldChar w:fldCharType="end"/>
      </w:r>
      <w:r>
        <w:t xml:space="preserve"> ^^^</w:t>
      </w:r>
    </w:p>
  </w:comment>
  <w:comment w:initials="MF" w:author="Marco Frattolin" w:date="2025-11-17T15:24:00Z" w:id="474">
    <w:p w:rsidR="00F961B2" w:rsidP="00F961B2" w:rsidRDefault="00F961B2" w14:paraId="1AB770DF" w14:textId="77777777">
      <w:r>
        <w:rPr>
          <w:rStyle w:val="CommentReference"/>
        </w:rPr>
        <w:annotationRef/>
      </w:r>
      <w:r>
        <w:rPr>
          <w:sz w:val="20"/>
          <w:szCs w:val="20"/>
        </w:rPr>
        <w:t>I think we want to know how the storage is used, so we understand if our storage requirements are ok or not.</w:t>
      </w:r>
    </w:p>
  </w:comment>
  <w:comment w:initials="KP" w:author="Kaushal Patel" w:date="2025-11-17T10:41:00Z" w:id="475">
    <w:p w:rsidR="00AC42B1" w:rsidRDefault="00AC42B1" w14:paraId="7243163C" w14:textId="03C9B758">
      <w:pPr>
        <w:pStyle w:val="CommentText"/>
      </w:pPr>
      <w:r>
        <w:rPr>
          <w:rStyle w:val="CommentReference"/>
        </w:rPr>
        <w:annotationRef/>
      </w:r>
      <w:r w:rsidRPr="678B3EEB">
        <w:t xml:space="preserve">I am not sure if I agree with this ok, but sure if you think it adds value. </w:t>
      </w:r>
    </w:p>
    <w:p w:rsidR="00AC42B1" w:rsidRDefault="00AC42B1" w14:paraId="44329EB2" w14:textId="1DC62D28">
      <w:pPr>
        <w:pStyle w:val="CommentText"/>
      </w:pPr>
    </w:p>
    <w:p w:rsidR="00AC42B1" w:rsidRDefault="00AC42B1" w14:paraId="73DC8DDE" w14:textId="3E610475">
      <w:pPr>
        <w:pStyle w:val="CommentText"/>
      </w:pPr>
      <w:r w:rsidRPr="275C964B">
        <w:t>We have logos/images/reports storage etc and we don't track those.</w:t>
      </w:r>
    </w:p>
  </w:comment>
  <w:comment w:initials="PP" w:author="Paul Peyla" w:date="2025-11-19T16:35:00Z" w:id="476">
    <w:p w:rsidR="00227E65" w:rsidP="00227E65" w:rsidRDefault="00227E65" w14:paraId="0558ED41" w14:textId="4E14CA16">
      <w:pPr>
        <w:pStyle w:val="CommentText"/>
      </w:pPr>
      <w:r>
        <w:rPr>
          <w:rStyle w:val="CommentReference"/>
        </w:rPr>
        <w:annotationRef/>
      </w:r>
      <w:r>
        <w:fldChar w:fldCharType="begin"/>
      </w:r>
      <w:r>
        <w:instrText>HYPERLINK "mailto:Marco.Frattolin@xperi.com"</w:instrText>
      </w:r>
      <w:bookmarkStart w:name="_@_D775E9A2D0D24C5A8342F75ECE17F4AEZ" w:id="482"/>
      <w:r>
        <w:fldChar w:fldCharType="separate"/>
      </w:r>
      <w:bookmarkEnd w:id="482"/>
      <w:r w:rsidRPr="00227E65">
        <w:rPr>
          <w:rStyle w:val="Mention"/>
          <w:noProof/>
        </w:rPr>
        <w:t>@Marco Frattolin</w:t>
      </w:r>
      <w:r>
        <w:fldChar w:fldCharType="end"/>
      </w:r>
      <w:r>
        <w:t xml:space="preserve"> </w:t>
      </w:r>
      <w:r>
        <w:fldChar w:fldCharType="begin"/>
      </w:r>
      <w:r>
        <w:instrText>HYPERLINK "mailto:marcin.bilski@xperi.com"</w:instrText>
      </w:r>
      <w:bookmarkStart w:name="_@_61A6AE027751445F90B0EF446EB449CFZ" w:id="483"/>
      <w:r>
        <w:fldChar w:fldCharType="separate"/>
      </w:r>
      <w:bookmarkEnd w:id="483"/>
      <w:r w:rsidRPr="00227E65">
        <w:rPr>
          <w:rStyle w:val="Mention"/>
          <w:noProof/>
        </w:rPr>
        <w:t>@Marcin Bilski</w:t>
      </w:r>
      <w:r>
        <w:fldChar w:fldCharType="end"/>
      </w:r>
      <w:r>
        <w:t xml:space="preserve"> Please discuss and advise.</w:t>
      </w:r>
    </w:p>
  </w:comment>
  <w:comment w:initials="MF" w:author="Marco Frattolin" w:date="2025-11-20T17:14:00Z" w:id="477">
    <w:p w:rsidR="00B820A5" w:rsidP="00B820A5" w:rsidRDefault="00B820A5" w14:paraId="7874818D" w14:textId="153BE117">
      <w:r>
        <w:rPr>
          <w:rStyle w:val="CommentReference"/>
        </w:rPr>
        <w:annotationRef/>
      </w:r>
      <w:r>
        <w:rPr>
          <w:sz w:val="20"/>
          <w:szCs w:val="20"/>
        </w:rPr>
        <w:fldChar w:fldCharType="begin"/>
      </w:r>
      <w:r>
        <w:rPr>
          <w:sz w:val="20"/>
          <w:szCs w:val="20"/>
        </w:rPr>
        <w:instrText>HYPERLINK "mailto:marcin.bilski@xperi.com"</w:instrText>
      </w:r>
      <w:r>
        <w:rPr>
          <w:sz w:val="20"/>
          <w:szCs w:val="20"/>
        </w:rPr>
      </w:r>
      <w:bookmarkStart w:name="_@_FC82DB738D75D84E9BB929D5A30C9FCFZ" w:id="484"/>
      <w:r>
        <w:rPr>
          <w:sz w:val="20"/>
          <w:szCs w:val="20"/>
        </w:rPr>
        <w:fldChar w:fldCharType="separate"/>
      </w:r>
      <w:bookmarkEnd w:id="484"/>
      <w:r w:rsidRPr="00B820A5">
        <w:rPr>
          <w:rStyle w:val="Mention"/>
          <w:noProof/>
          <w:sz w:val="20"/>
          <w:szCs w:val="20"/>
        </w:rPr>
        <w:t>@Marcin Bilski</w:t>
      </w:r>
      <w:r>
        <w:rPr>
          <w:sz w:val="20"/>
          <w:szCs w:val="20"/>
        </w:rPr>
        <w:fldChar w:fldCharType="end"/>
      </w:r>
      <w:r>
        <w:rPr>
          <w:sz w:val="20"/>
          <w:szCs w:val="20"/>
        </w:rPr>
        <w:t xml:space="preserve"> let me know what you think. We can divide this in phases, for example in phase 1 the client just report the storage success/errors for each ad, and the total amout of storage used for ads; in phase 2  we can add more details around diagnostic, etc. I am open for suggestions, but I think that we don't want to be completely blind to the storage situation in cars.</w:t>
      </w:r>
    </w:p>
  </w:comment>
  <w:comment w:initials="PP" w:author="Paul Peyla" w:date="2026-03-12T13:59:00Z" w:id="478">
    <w:p w:rsidR="00B90149" w:rsidP="00B90149" w:rsidRDefault="00B90149" w14:paraId="1F39049B" w14:textId="77777777">
      <w:pPr>
        <w:pStyle w:val="CommentText"/>
      </w:pPr>
      <w:r>
        <w:rPr>
          <w:rStyle w:val="CommentReference"/>
        </w:rPr>
        <w:annotationRef/>
      </w:r>
      <w:r>
        <w:t>Reworded to cache hits and misses.  Storage use diagnostics are not useful cache will be full use most of the time.</w:t>
      </w:r>
    </w:p>
  </w:comment>
  <w:comment w:initials="MB" w:author="Marcin Bilski" w:date="2025-11-26T12:20:00Z" w:id="467">
    <w:p w:rsidR="00034CA2" w:rsidRDefault="00034CA2" w14:paraId="7B5ADB1D" w14:textId="15727CCA">
      <w:pPr>
        <w:pStyle w:val="CommentText"/>
      </w:pPr>
      <w:r>
        <w:rPr>
          <w:rStyle w:val="CommentReference"/>
        </w:rPr>
        <w:annotationRef/>
      </w:r>
      <w:r w:rsidRPr="393AFAAF">
        <w:t xml:space="preserve">Is this a part of the PoC? cc </w:t>
      </w:r>
      <w:r>
        <w:fldChar w:fldCharType="begin"/>
      </w:r>
      <w:r>
        <w:instrText xml:space="preserve"> HYPERLINK "mailto:Marco.Frattolin@xperi.com"</w:instrText>
      </w:r>
      <w:bookmarkStart w:name="_@_7423540702DF4584A1F24F4539E75E59Z" w:id="485"/>
      <w:r>
        <w:fldChar w:fldCharType="separate"/>
      </w:r>
      <w:bookmarkEnd w:id="485"/>
      <w:r w:rsidRPr="36DD83E4">
        <w:rPr>
          <w:rStyle w:val="Mention"/>
          <w:noProof/>
        </w:rPr>
        <w:t>@Marco Frattolin</w:t>
      </w:r>
      <w:r>
        <w:fldChar w:fldCharType="end"/>
      </w:r>
      <w:r w:rsidRPr="157FAAC0">
        <w:t xml:space="preserve"> </w:t>
      </w:r>
    </w:p>
  </w:comment>
  <w:comment w:initials="PP" w:author="Paul Peyla" w:date="2025-12-03T09:26:00Z" w:id="468">
    <w:p w:rsidR="00726471" w:rsidP="00726471" w:rsidRDefault="00726471" w14:paraId="67909887" w14:textId="3B96F260">
      <w:pPr>
        <w:pStyle w:val="CommentText"/>
        <w:jc w:val="right"/>
      </w:pPr>
      <w:r>
        <w:rPr>
          <w:rStyle w:val="CommentReference"/>
        </w:rPr>
        <w:annotationRef/>
      </w:r>
      <w:r>
        <w:fldChar w:fldCharType="begin"/>
      </w:r>
      <w:r>
        <w:instrText>HYPERLINK "mailto:marcin.bilski@xperi.com"</w:instrText>
      </w:r>
      <w:bookmarkStart w:name="_@_CF0CD906571142D3AC405F73FADDC178Z" w:id="486"/>
      <w:r>
        <w:fldChar w:fldCharType="separate"/>
      </w:r>
      <w:bookmarkEnd w:id="486"/>
      <w:r w:rsidRPr="00726471">
        <w:rPr>
          <w:rStyle w:val="Mention"/>
          <w:noProof/>
        </w:rPr>
        <w:t>@Marcin Bilski</w:t>
      </w:r>
      <w:r>
        <w:fldChar w:fldCharType="end"/>
      </w:r>
      <w:r>
        <w:t xml:space="preserve">:  </w:t>
      </w:r>
      <w:r>
        <w:fldChar w:fldCharType="begin"/>
      </w:r>
      <w:r>
        <w:instrText>HYPERLINK "mailto:Marco.Frattolin@xperi.com"</w:instrText>
      </w:r>
      <w:bookmarkStart w:name="_@_554EDDF8295F4991BF72F942390A4E78Z" w:id="487"/>
      <w:r>
        <w:fldChar w:fldCharType="separate"/>
      </w:r>
      <w:bookmarkEnd w:id="487"/>
      <w:r w:rsidRPr="00726471">
        <w:rPr>
          <w:rStyle w:val="Mention"/>
          <w:noProof/>
        </w:rPr>
        <w:t>@Marco Frattolin</w:t>
      </w:r>
      <w:r>
        <w:fldChar w:fldCharType="end"/>
      </w:r>
      <w:r>
        <w:t xml:space="preserve"> says COM is fine for this requirement.</w:t>
      </w:r>
    </w:p>
  </w:comment>
  <w:comment w:initials="PP" w:author="Paul Peyla" w:date="2025-12-05T14:49:00Z" w:id="469">
    <w:p w:rsidR="00D12981" w:rsidP="00D12981" w:rsidRDefault="00D12981" w14:paraId="3BDEE8BB" w14:textId="5F9BBF40">
      <w:pPr>
        <w:pStyle w:val="CommentText"/>
      </w:pPr>
      <w:r>
        <w:rPr>
          <w:rStyle w:val="CommentReference"/>
        </w:rPr>
        <w:annotationRef/>
      </w:r>
      <w:r>
        <w:fldChar w:fldCharType="begin"/>
      </w:r>
      <w:r>
        <w:instrText>HYPERLINK "mailto:marcin.bilski@xperi.com"</w:instrText>
      </w:r>
      <w:bookmarkStart w:name="_@_9A24500BC17541CBBBADB96677902E77Z" w:id="488"/>
      <w:r>
        <w:fldChar w:fldCharType="separate"/>
      </w:r>
      <w:bookmarkEnd w:id="488"/>
      <w:r w:rsidRPr="00D12981">
        <w:rPr>
          <w:rStyle w:val="Mention"/>
          <w:noProof/>
        </w:rPr>
        <w:t>@Marcin Bilski</w:t>
      </w:r>
      <w:r>
        <w:fldChar w:fldCharType="end"/>
      </w:r>
      <w:r>
        <w:t xml:space="preserve"> </w:t>
      </w:r>
      <w:r>
        <w:fldChar w:fldCharType="begin"/>
      </w:r>
      <w:r>
        <w:instrText>HYPERLINK "mailto:Marco.Frattolin@xperi.com"</w:instrText>
      </w:r>
      <w:bookmarkStart w:name="_@_14C4A09900854D6DB166CE284B52B878Z" w:id="489"/>
      <w:r>
        <w:fldChar w:fldCharType="separate"/>
      </w:r>
      <w:bookmarkEnd w:id="489"/>
      <w:r w:rsidRPr="00D12981">
        <w:rPr>
          <w:rStyle w:val="Mention"/>
          <w:noProof/>
        </w:rPr>
        <w:t>@Marco Frattolin</w:t>
      </w:r>
      <w:r>
        <w:fldChar w:fldCharType="end"/>
      </w:r>
      <w:r>
        <w:t xml:space="preserve"> Since it is COM, I am going to make this a recommendation (at least for now).</w:t>
      </w:r>
    </w:p>
  </w:comment>
  <w:comment w:initials="MF" w:author="Marco Frattolin" w:date="2025-12-10T10:13:00Z" w:id="470">
    <w:p w:rsidR="0030329F" w:rsidP="0030329F" w:rsidRDefault="0030329F" w14:paraId="53697F60" w14:textId="77777777">
      <w:r>
        <w:rPr>
          <w:rStyle w:val="CommentReference"/>
        </w:rPr>
        <w:annotationRef/>
      </w:r>
      <w:r>
        <w:rPr>
          <w:sz w:val="20"/>
          <w:szCs w:val="20"/>
        </w:rPr>
        <w:t>Ok for me. I am closing this comment. Please reopen if necessary.</w:t>
      </w:r>
    </w:p>
  </w:comment>
  <w:comment w:initials="KP" w:author="Kaushal Patel" w:date="2025-11-14T15:36:00Z" w:id="490">
    <w:p w:rsidR="008F79CF" w:rsidP="008F79CF" w:rsidRDefault="008F79CF" w14:paraId="1E31BB70" w14:textId="18C2FF7E">
      <w:r>
        <w:rPr>
          <w:rStyle w:val="CommentReference"/>
        </w:rPr>
        <w:annotationRef/>
      </w:r>
      <w:r>
        <w:rPr>
          <w:sz w:val="20"/>
          <w:szCs w:val="20"/>
        </w:rPr>
        <w:t>Not sure if this belongs in playback section. it should be in cache/storage management section</w:t>
      </w:r>
    </w:p>
  </w:comment>
  <w:comment w:initials="PP" w:author="Paul Peyla" w:date="2025-11-19T17:34:00Z" w:id="491">
    <w:p w:rsidR="008F79CF" w:rsidP="008F79CF" w:rsidRDefault="008F79CF" w14:paraId="74F088E8" w14:textId="77777777">
      <w:pPr>
        <w:pStyle w:val="CommentText"/>
      </w:pPr>
      <w:r>
        <w:rPr>
          <w:rStyle w:val="CommentReference"/>
        </w:rPr>
        <w:annotationRef/>
      </w:r>
      <w:r>
        <w:t>The cease playing portion belongs here, but the removal from memory does not.  I will split this into two requirements and place them in the appropriate sections.</w:t>
      </w:r>
    </w:p>
  </w:comment>
  <w:comment w:initials="KP" w:author="Kaushal Patel" w:date="2025-11-14T15:36:00Z" w:id="661">
    <w:p w:rsidR="00AF3489" w:rsidP="00630F7C" w:rsidRDefault="00AF3489" w14:paraId="45663530" w14:textId="77777777">
      <w:r>
        <w:rPr>
          <w:rStyle w:val="CommentReference"/>
        </w:rPr>
        <w:annotationRef/>
      </w:r>
      <w:r>
        <w:rPr>
          <w:sz w:val="20"/>
          <w:szCs w:val="20"/>
        </w:rPr>
        <w:t>Not sure if this belongs in playback section. it should be in cache/storage management section</w:t>
      </w:r>
    </w:p>
  </w:comment>
  <w:comment w:initials="PP" w:author="Paul Peyla" w:date="2025-11-19T17:34:00Z" w:id="662">
    <w:p w:rsidR="00AF3489" w:rsidP="002E05B8" w:rsidRDefault="00AF3489" w14:paraId="7D135138" w14:textId="77777777">
      <w:pPr>
        <w:pStyle w:val="CommentText"/>
      </w:pPr>
      <w:r>
        <w:rPr>
          <w:rStyle w:val="CommentReference"/>
        </w:rPr>
        <w:annotationRef/>
      </w:r>
      <w:r>
        <w:t>The cease playing portion belongs here, but the removal from memory does not.  I will split this into two requirements and place them in the appropriate sections.</w:t>
      </w:r>
    </w:p>
  </w:comment>
  <w:comment w:initials="MF" w:author="Marco Frattolin" w:date="2026-04-12T10:33:00Z" w:id="666">
    <w:p w:rsidR="0045758B" w:rsidP="0045758B" w:rsidRDefault="0045758B" w14:paraId="30B97739" w14:textId="77777777">
      <w:r>
        <w:rPr>
          <w:rStyle w:val="CommentReference"/>
        </w:rPr>
        <w:annotationRef/>
      </w:r>
      <w:r>
        <w:rPr>
          <w:sz w:val="20"/>
          <w:szCs w:val="20"/>
        </w:rPr>
        <w:t>Can we make it clearer that vehicle startup is only one possible use case, and this section is not prescriptive? We could add a similar section for radio startup?</w:t>
      </w:r>
    </w:p>
  </w:comment>
  <w:comment w:initials="PP" w:author="Paul Peyla" w:date="2026-04-13T17:08:00Z" w:id="667">
    <w:p w:rsidR="00D361B8" w:rsidP="00D361B8" w:rsidRDefault="00D361B8" w14:paraId="76C88B15" w14:textId="77777777">
      <w:pPr>
        <w:pStyle w:val="CommentText"/>
      </w:pPr>
      <w:r>
        <w:rPr>
          <w:rStyle w:val="CommentReference"/>
        </w:rPr>
        <w:annotationRef/>
      </w:r>
      <w:r>
        <w:t>I’ve changed the verbiage to be clear that this is one particular use case.  It is a subsection of the larger “Playback” section and I think it is clear that the requirements in this section apply only to the vehicle startup use case.  If played back during vehicle startup, there are some specific requirements and considerations that must be followed.  I’m not aware of any specific requirements that apply uniquely to radio startup.</w:t>
      </w:r>
    </w:p>
  </w:comment>
  <w:comment w:initials="PP" w:author="Paul Peyla" w:date="2025-11-24T12:13:00Z" w:id="740">
    <w:p w:rsidR="00F56FAC" w:rsidP="00F56FAC" w:rsidRDefault="00F56FAC" w14:paraId="6B466F48" w14:textId="35F92672">
      <w:pPr>
        <w:pStyle w:val="CommentText"/>
      </w:pPr>
      <w:r>
        <w:rPr>
          <w:rStyle w:val="CommentReference"/>
        </w:rPr>
        <w:annotationRef/>
      </w:r>
      <w:r>
        <w:fldChar w:fldCharType="begin"/>
      </w:r>
      <w:r>
        <w:instrText>HYPERLINK "mailto:Marco.Frattolin@xperi.com"</w:instrText>
      </w:r>
      <w:bookmarkStart w:name="_@_FF62A36DA2454587B7F6D075C838C9E6Z" w:id="751"/>
      <w:r>
        <w:fldChar w:fldCharType="separate"/>
      </w:r>
      <w:bookmarkEnd w:id="751"/>
      <w:r w:rsidRPr="00F56FAC">
        <w:rPr>
          <w:rStyle w:val="Mention"/>
          <w:noProof/>
        </w:rPr>
        <w:t>@Marco Frattolin</w:t>
      </w:r>
      <w:r>
        <w:fldChar w:fldCharType="end"/>
      </w:r>
      <w:r>
        <w:t xml:space="preserve"> REQ-54 and REQ-56 are both derived from the PRD.  Does this imply that safety chimes and ads must not be played at the same time?</w:t>
      </w:r>
    </w:p>
  </w:comment>
  <w:comment w:initials="PP" w:author="Paul Peyla" w:date="2025-12-03T09:34:00Z" w:id="741">
    <w:p w:rsidR="00BF10C0" w:rsidP="00BF10C0" w:rsidRDefault="00BF10C0" w14:paraId="5E760B32" w14:textId="77777777">
      <w:pPr>
        <w:pStyle w:val="CommentText"/>
      </w:pPr>
      <w:r>
        <w:rPr>
          <w:rStyle w:val="CommentReference"/>
        </w:rPr>
        <w:annotationRef/>
      </w:r>
      <w:r>
        <w:t>Resolved with “non-safety-related”</w:t>
      </w:r>
    </w:p>
  </w:comment>
  <w:comment w:initials="KP" w:author="Kaushal Patel" w:date="2025-11-14T15:36:00Z" w:id="766">
    <w:p w:rsidR="00630F7C" w:rsidP="00630F7C" w:rsidRDefault="00630F7C" w14:paraId="5581D1EF" w14:textId="0F3E2403">
      <w:r>
        <w:rPr>
          <w:rStyle w:val="CommentReference"/>
        </w:rPr>
        <w:annotationRef/>
      </w:r>
      <w:r>
        <w:rPr>
          <w:sz w:val="20"/>
          <w:szCs w:val="20"/>
        </w:rPr>
        <w:t>Not sure if this belongs in playback section. it should be in cache/storage management section</w:t>
      </w:r>
    </w:p>
  </w:comment>
  <w:comment w:initials="PP" w:author="Paul Peyla" w:date="2025-11-19T17:34:00Z" w:id="767">
    <w:p w:rsidR="002E05B8" w:rsidP="002E05B8" w:rsidRDefault="002E05B8" w14:paraId="20AFBDBD" w14:textId="77777777">
      <w:pPr>
        <w:pStyle w:val="CommentText"/>
      </w:pPr>
      <w:r>
        <w:rPr>
          <w:rStyle w:val="CommentReference"/>
        </w:rPr>
        <w:annotationRef/>
      </w:r>
      <w:r>
        <w:t>The cease playing portion belongs here, but the removal from memory does not.  I will split this into two requirements and place them in the appropriate sections.</w:t>
      </w:r>
    </w:p>
  </w:comment>
  <w:comment w:initials="MF" w:author="Marco Frattolin" w:date="2026-04-12T10:34:00Z" w:id="781">
    <w:p w:rsidR="00A9468D" w:rsidP="00A9468D" w:rsidRDefault="00A11E8D" w14:paraId="0AD346FB" w14:textId="77777777">
      <w:r>
        <w:rPr>
          <w:rStyle w:val="CommentReference"/>
        </w:rPr>
        <w:annotationRef/>
      </w:r>
      <w:r w:rsidR="00A9468D">
        <w:rPr>
          <w:sz w:val="20"/>
          <w:szCs w:val="20"/>
        </w:rPr>
        <w:t>We heard that an impression is counted even for partial playback. But we might be able to increase the revenue if we ensure complete playout for our impressions. We will decide later how to manage this, so we want full stats (started, interrupted, completed, failed).</w:t>
      </w:r>
    </w:p>
  </w:comment>
  <w:comment w:initials="PP" w:author="Paul Peyla" w:date="2026-04-13T17:15:00Z" w:id="782">
    <w:p w:rsidR="00167FBB" w:rsidP="00167FBB" w:rsidRDefault="00167FBB" w14:paraId="769EC2A0" w14:textId="77777777">
      <w:pPr>
        <w:pStyle w:val="CommentText"/>
      </w:pPr>
      <w:r>
        <w:rPr>
          <w:rStyle w:val="CommentReference"/>
        </w:rPr>
        <w:annotationRef/>
      </w:r>
      <w:r>
        <w:t>Yes, good point.  I have modified the text to clarify that complete playback is not necessary for an impression.</w:t>
      </w:r>
    </w:p>
  </w:comment>
  <w:comment w:initials="MB" w:author="Marcin Bilski" w:date="2026-04-23T15:10:00Z" w:id="778">
    <w:p w:rsidR="007B451F" w:rsidRDefault="007B451F" w14:paraId="74789826" w14:textId="391F78E1">
      <w:pPr>
        <w:pStyle w:val="CommentText"/>
      </w:pPr>
      <w:r>
        <w:rPr>
          <w:rStyle w:val="CommentReference"/>
        </w:rPr>
        <w:annotationRef/>
      </w:r>
      <w:r w:rsidRPr="5823A299">
        <w:t>I'd keep it generic: "Ad audience measurement allows advertisers to better understand who has listened to their ads." (Wouldn't go into the murky regions of "specific users").</w:t>
      </w:r>
    </w:p>
  </w:comment>
  <w:comment w:initials="PP" w:author="Paul Peyla" w:date="2026-04-23T10:13:00Z" w:id="779">
    <w:p w:rsidR="009D1064" w:rsidP="009D1064" w:rsidRDefault="009D1064" w14:paraId="7ECCDA62" w14:textId="77777777">
      <w:pPr>
        <w:pStyle w:val="CommentText"/>
      </w:pPr>
      <w:r>
        <w:rPr>
          <w:rStyle w:val="CommentReference"/>
        </w:rPr>
        <w:annotationRef/>
      </w:r>
      <w:r>
        <w:t>OK, made your recommended change.</w:t>
      </w:r>
    </w:p>
  </w:comment>
  <w:comment w:initials="MB" w:author="Marcin Bilski" w:date="2025-11-26T12:27:00Z" w:id="803">
    <w:p w:rsidR="002A488B" w:rsidRDefault="002A488B" w14:paraId="3FA76726" w14:textId="7F08B046">
      <w:pPr>
        <w:pStyle w:val="CommentText"/>
      </w:pPr>
      <w:r>
        <w:rPr>
          <w:rStyle w:val="CommentReference"/>
        </w:rPr>
        <w:annotationRef/>
      </w:r>
      <w:r w:rsidRPr="1DBAC7A6">
        <w:t xml:space="preserve">I think they should also report lost opportunities (e.g. playback cut off or an error) cc </w:t>
      </w:r>
      <w:r>
        <w:fldChar w:fldCharType="begin"/>
      </w:r>
      <w:r>
        <w:instrText xml:space="preserve"> HYPERLINK "mailto:Marco.Frattolin@xperi.com"</w:instrText>
      </w:r>
      <w:bookmarkStart w:name="_@_0A72EE9AC18246AFA18162966705803FZ" w:id="808"/>
      <w:r>
        <w:fldChar w:fldCharType="separate"/>
      </w:r>
      <w:bookmarkEnd w:id="808"/>
      <w:r w:rsidRPr="645F91DC">
        <w:rPr>
          <w:rStyle w:val="Mention"/>
          <w:noProof/>
        </w:rPr>
        <w:t>@Marco Frattolin</w:t>
      </w:r>
      <w:r>
        <w:fldChar w:fldCharType="end"/>
      </w:r>
      <w:r w:rsidRPr="37022E79">
        <w:t xml:space="preserve"> I wonder if they shouldn't also report lost opportunities for when the car starts and there is no ad to play. </w:t>
      </w:r>
    </w:p>
  </w:comment>
  <w:comment w:initials="MF" w:author="Marco Frattolin" w:date="2026-03-04T12:39:00Z" w:id="804">
    <w:p w:rsidR="0023787F" w:rsidP="0023787F" w:rsidRDefault="0023787F" w14:paraId="240E8CC5" w14:textId="77777777">
      <w:r>
        <w:rPr>
          <w:rStyle w:val="CommentReference"/>
        </w:rPr>
        <w:annotationRef/>
      </w:r>
      <w:r>
        <w:rPr>
          <w:sz w:val="20"/>
          <w:szCs w:val="20"/>
        </w:rPr>
        <w:t>Yes good idea, it would be nice to know how many car-start events happen so we understand the relative frequency of ads, not just N ads per day, but N ads per # of car start events.</w:t>
      </w:r>
    </w:p>
  </w:comment>
  <w:comment w:initials="PP" w:author="Paul Peyla" w:date="2026-03-12T14:09:00Z" w:id="805">
    <w:p w:rsidR="000A446C" w:rsidP="000A446C" w:rsidRDefault="000A446C" w14:paraId="1B7CA163" w14:textId="77777777">
      <w:pPr>
        <w:pStyle w:val="CommentText"/>
      </w:pPr>
      <w:r>
        <w:rPr>
          <w:rStyle w:val="CommentReference"/>
        </w:rPr>
        <w:annotationRef/>
      </w:r>
      <w:r>
        <w:t>Marcin to refine requirement.</w:t>
      </w:r>
    </w:p>
  </w:comment>
  <w:comment w:initials="PP" w:author="Paul Peyla" w:date="2026-04-20T16:50:00Z" w:id="806">
    <w:p w:rsidR="00D62602" w:rsidP="00D62602" w:rsidRDefault="00D62602" w14:paraId="2D2C2E65" w14:textId="0A5CFA54">
      <w:pPr>
        <w:pStyle w:val="CommentText"/>
      </w:pPr>
      <w:r>
        <w:rPr>
          <w:rStyle w:val="CommentReference"/>
        </w:rPr>
        <w:annotationRef/>
      </w:r>
      <w:r>
        <w:fldChar w:fldCharType="begin"/>
      </w:r>
      <w:r>
        <w:instrText>HYPERLINK "mailto:marcin.bilski@xperi.com"</w:instrText>
      </w:r>
      <w:bookmarkStart w:name="_@_44DAD54E17F4475DA55D7A92832F9B08Z" w:id="809"/>
      <w:r>
        <w:fldChar w:fldCharType="separate"/>
      </w:r>
      <w:bookmarkEnd w:id="809"/>
      <w:r w:rsidRPr="00D62602">
        <w:rPr>
          <w:rStyle w:val="Mention"/>
          <w:noProof/>
        </w:rPr>
        <w:t>@Marcin Bilski</w:t>
      </w:r>
      <w:r>
        <w:fldChar w:fldCharType="end"/>
      </w:r>
      <w:r>
        <w:t xml:space="preserve"> Please re-read and comment/edit this section.  I’ve added requirements per your reported GitHub issues.</w:t>
      </w:r>
    </w:p>
  </w:comment>
  <w:comment w:initials="MB" w:author="Marcin Bilski" w:date="2026-04-23T14:31:00Z" w:id="807">
    <w:p w:rsidR="00A81CB0" w:rsidRDefault="00A81CB0" w14:paraId="135EF476" w14:textId="7633CE50">
      <w:pPr>
        <w:pStyle w:val="CommentText"/>
      </w:pPr>
      <w:r>
        <w:rPr>
          <w:rStyle w:val="CommentReference"/>
        </w:rPr>
        <w:annotationRef/>
      </w:r>
      <w:r w:rsidRPr="394209A3">
        <w:t>This is very, very good. I'll have Roman read it. :)</w:t>
      </w:r>
    </w:p>
  </w:comment>
  <w:comment w:initials="KP" w:author="Kaushal Patel" w:date="2025-11-14T15:38:00Z" w:id="801">
    <w:p w:rsidR="00202DB4" w:rsidP="00202DB4" w:rsidRDefault="00202DB4" w14:paraId="029AFC43" w14:textId="0713B5D7">
      <w:r>
        <w:rPr>
          <w:rStyle w:val="CommentReference"/>
        </w:rPr>
        <w:annotationRef/>
      </w:r>
      <w:r>
        <w:rPr>
          <w:sz w:val="20"/>
          <w:szCs w:val="20"/>
        </w:rPr>
        <w:t>The report should contain adId, campaignId and action</w:t>
      </w:r>
    </w:p>
  </w:comment>
  <w:comment w:initials="PP" w:author="Paul Peyla" w:date="2025-11-19T17:51:00Z" w:id="802">
    <w:p w:rsidR="004F22E2" w:rsidP="004F22E2" w:rsidRDefault="004F22E2" w14:paraId="59B7263C" w14:textId="77777777">
      <w:pPr>
        <w:pStyle w:val="CommentText"/>
      </w:pPr>
      <w:r>
        <w:rPr>
          <w:rStyle w:val="CommentReference"/>
        </w:rPr>
        <w:annotationRef/>
      </w:r>
      <w:r>
        <w:t>Yes, good catch.  I added action.</w:t>
      </w:r>
    </w:p>
  </w:comment>
  <w:comment w:initials="PP" w:author="Paul Peyla" w:date="2025-11-19T18:11:00Z" w:id="983">
    <w:p w:rsidR="00DB7AC0" w:rsidP="00DB7AC0" w:rsidRDefault="00DB7AC0" w14:paraId="0D240FAB" w14:textId="710F5111">
      <w:pPr>
        <w:pStyle w:val="CommentText"/>
      </w:pPr>
      <w:r>
        <w:rPr>
          <w:rStyle w:val="CommentReference"/>
        </w:rPr>
        <w:annotationRef/>
      </w:r>
      <w:r>
        <w:fldChar w:fldCharType="begin"/>
      </w:r>
      <w:r>
        <w:instrText>HYPERLINK "mailto:marcin.bilski@xperi.com"</w:instrText>
      </w:r>
      <w:bookmarkStart w:name="_@_F6ACFEFD4C764A8EBAB886CC329007BDZ" w:id="985"/>
      <w:r>
        <w:fldChar w:fldCharType="separate"/>
      </w:r>
      <w:bookmarkEnd w:id="985"/>
      <w:r w:rsidRPr="00DB7AC0">
        <w:rPr>
          <w:rStyle w:val="Mention"/>
          <w:noProof/>
        </w:rPr>
        <w:t>@Marcin Bilski</w:t>
      </w:r>
      <w:r>
        <w:fldChar w:fldCharType="end"/>
      </w:r>
      <w:r>
        <w:t xml:space="preserve"> </w:t>
      </w:r>
      <w:r>
        <w:rPr>
          <w:b/>
          <w:bCs/>
          <w:color w:val="000000"/>
          <w:highlight w:val="yellow"/>
        </w:rPr>
        <w:t>Presumably, this would require a new value in the action parameter, or a new parameter.</w:t>
      </w:r>
    </w:p>
  </w:comment>
  <w:comment w:initials="PP" w:author="Paul Peyla" w:date="2026-03-12T14:11:00Z" w:id="984">
    <w:p w:rsidR="00105038" w:rsidP="00105038" w:rsidRDefault="00105038" w14:paraId="2AE3BD7A" w14:textId="77777777">
      <w:pPr>
        <w:pStyle w:val="CommentText"/>
      </w:pPr>
      <w:r>
        <w:rPr>
          <w:rStyle w:val="CommentReference"/>
        </w:rPr>
        <w:annotationRef/>
      </w:r>
      <w:r>
        <w:t>Defer to V2.</w:t>
      </w:r>
    </w:p>
  </w:comment>
  <w:comment w:initials="KP" w:author="Kaushal Patel" w:date="2025-11-14T15:47:00Z" w:id="995">
    <w:p w:rsidR="001B1E6A" w:rsidP="001B1E6A" w:rsidRDefault="001B1E6A" w14:paraId="2DD580F5" w14:textId="076CE09B">
      <w:r>
        <w:rPr>
          <w:rStyle w:val="CommentReference"/>
        </w:rPr>
        <w:annotationRef/>
      </w:r>
      <w:r>
        <w:rPr>
          <w:sz w:val="20"/>
          <w:szCs w:val="20"/>
        </w:rPr>
        <w:t>How can a single receiver provide such data?</w:t>
      </w:r>
    </w:p>
  </w:comment>
  <w:comment w:initials="PP" w:author="Paul Peyla" w:date="2025-11-19T18:14:00Z" w:id="996">
    <w:p w:rsidR="002D4900" w:rsidP="002D4900" w:rsidRDefault="002D4900" w14:paraId="672ED813" w14:textId="77777777">
      <w:pPr>
        <w:pStyle w:val="CommentText"/>
      </w:pPr>
      <w:r>
        <w:rPr>
          <w:rStyle w:val="CommentReference"/>
        </w:rPr>
        <w:annotationRef/>
      </w:r>
      <w:r>
        <w:t>Good point.  I removed the “Number of unique vehicles reached” analytic.</w:t>
      </w:r>
    </w:p>
  </w:comment>
  <w:comment w:initials="MB" w:author="Marcin Bilski" w:date="2025-11-26T12:32:00Z" w:id="997">
    <w:p w:rsidR="002A488B" w:rsidRDefault="002A488B" w14:paraId="11E0936D" w14:textId="581435CC">
      <w:pPr>
        <w:pStyle w:val="CommentText"/>
      </w:pPr>
      <w:r>
        <w:rPr>
          <w:rStyle w:val="CommentReference"/>
        </w:rPr>
        <w:annotationRef/>
      </w:r>
      <w:r w:rsidRPr="3D742CA7">
        <w:t xml:space="preserve">The reason we're sending geomesh is to avoid the car sharing user's position with us because in order for it to be useful, it'd have to be very precise. So instead of sending the position, they will send us Yes/No value for whether they dwelled near ANY of the POIs so we don't know exactly where. cc </w:t>
      </w:r>
      <w:r>
        <w:fldChar w:fldCharType="begin"/>
      </w:r>
      <w:r>
        <w:instrText xml:space="preserve"> HYPERLINK "mailto:Marco.Frattolin@xperi.com"</w:instrText>
      </w:r>
      <w:bookmarkStart w:name="_@_0E18A2D0BDA14C6DB23ED5687D20415CZ" w:id="1008"/>
      <w:r>
        <w:fldChar w:fldCharType="separate"/>
      </w:r>
      <w:bookmarkEnd w:id="1008"/>
      <w:r w:rsidRPr="352CC883">
        <w:rPr>
          <w:rStyle w:val="Mention"/>
          <w:noProof/>
        </w:rPr>
        <w:t>@Marco Frattolin</w:t>
      </w:r>
      <w:r>
        <w:fldChar w:fldCharType="end"/>
      </w:r>
      <w:r w:rsidRPr="57C97689">
        <w:t xml:space="preserve"> </w:t>
      </w:r>
    </w:p>
  </w:comment>
  <w:comment w:initials="PP" w:author="Paul Peyla" w:date="2025-12-05T15:19:00Z" w:id="998">
    <w:p w:rsidR="00534789" w:rsidP="00534789" w:rsidRDefault="00534789" w14:paraId="28A98E6D" w14:textId="4AE05A96">
      <w:pPr>
        <w:pStyle w:val="CommentText"/>
      </w:pPr>
      <w:r>
        <w:rPr>
          <w:rStyle w:val="CommentReference"/>
        </w:rPr>
        <w:annotationRef/>
      </w:r>
      <w:r>
        <w:fldChar w:fldCharType="begin"/>
      </w:r>
      <w:r>
        <w:instrText>HYPERLINK "mailto:marcin.bilski@xperi.com"</w:instrText>
      </w:r>
      <w:bookmarkStart w:name="_@_3994F9CE46F4449C8963836D3357A2F5Z" w:id="1009"/>
      <w:r>
        <w:fldChar w:fldCharType="separate"/>
      </w:r>
      <w:bookmarkEnd w:id="1009"/>
      <w:r w:rsidRPr="00534789">
        <w:rPr>
          <w:rStyle w:val="Mention"/>
          <w:noProof/>
        </w:rPr>
        <w:t>@Marcin Bilski</w:t>
      </w:r>
      <w:r>
        <w:fldChar w:fldCharType="end"/>
      </w:r>
      <w:r>
        <w:t xml:space="preserve"> Are you going to add this functionality to the /reports/events endpoint?</w:t>
      </w:r>
    </w:p>
  </w:comment>
  <w:comment w:initials="MF" w:author="Marco Frattolin" w:date="2025-12-10T10:17:00Z" w:id="999">
    <w:p w:rsidR="009123A0" w:rsidP="009123A0" w:rsidRDefault="009123A0" w14:paraId="72BC4C70" w14:textId="77777777">
      <w:r>
        <w:rPr>
          <w:rStyle w:val="CommentReference"/>
        </w:rPr>
        <w:annotationRef/>
      </w:r>
      <w:r>
        <w:rPr>
          <w:sz w:val="20"/>
          <w:szCs w:val="20"/>
        </w:rPr>
        <w:t>I like this implementation. However afaiu we still need to detect the precise position of the car (even if this data never leaves the car) and therefore user consent is required.  We can double check with Legal.</w:t>
      </w:r>
    </w:p>
  </w:comment>
  <w:comment w:initials="PP" w:author="Paul Peyla" w:date="2025-12-15T09:59:00Z" w:id="1000">
    <w:p w:rsidR="005C719B" w:rsidP="005C719B" w:rsidRDefault="005C719B" w14:paraId="640DCEE1" w14:textId="5FF6A783">
      <w:pPr>
        <w:pStyle w:val="CommentText"/>
      </w:pPr>
      <w:r>
        <w:rPr>
          <w:rStyle w:val="CommentReference"/>
        </w:rPr>
        <w:annotationRef/>
      </w:r>
      <w:r>
        <w:fldChar w:fldCharType="begin"/>
      </w:r>
      <w:r>
        <w:instrText>HYPERLINK "mailto:Marco.Frattolin@xperi.com"</w:instrText>
      </w:r>
      <w:bookmarkStart w:name="_@_9F10550FDD0B438FB4575452BD691224Z" w:id="1010"/>
      <w:r>
        <w:fldChar w:fldCharType="separate"/>
      </w:r>
      <w:bookmarkEnd w:id="1010"/>
      <w:r w:rsidRPr="005C719B">
        <w:rPr>
          <w:rStyle w:val="Mention"/>
          <w:noProof/>
        </w:rPr>
        <w:t>@Marco Frattolin</w:t>
      </w:r>
      <w:r>
        <w:fldChar w:fldCharType="end"/>
      </w:r>
      <w:r>
        <w:t xml:space="preserve"> I’ve added an informative note to this effect in the section on POIs.</w:t>
      </w:r>
    </w:p>
  </w:comment>
  <w:comment w:initials="MF" w:author="Marco Frattolin" w:date="2026-03-04T12:41:00Z" w:id="1001">
    <w:p w:rsidR="0069246B" w:rsidP="0069246B" w:rsidRDefault="0069246B" w14:paraId="41BC3955" w14:textId="77777777">
      <w:r>
        <w:rPr>
          <w:rStyle w:val="CommentReference"/>
        </w:rPr>
        <w:annotationRef/>
      </w:r>
      <w:r>
        <w:rPr>
          <w:sz w:val="20"/>
          <w:szCs w:val="20"/>
        </w:rPr>
        <w:t>I confirm that processing the detailed GPS position requires user consent. It's irrelevant if the processing happens in the car or the backend.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8851B0" w15:done="1"/>
  <w15:commentEx w15:paraId="2E5408C9" w15:paraIdParent="018851B0" w15:done="1"/>
  <w15:commentEx w15:paraId="2D137319" w15:done="1"/>
  <w15:commentEx w15:paraId="1BBC934D" w15:paraIdParent="2D137319" w15:done="1"/>
  <w15:commentEx w15:paraId="42F6F805" w15:done="1"/>
  <w15:commentEx w15:paraId="78C8D189" w15:paraIdParent="42F6F805" w15:done="1"/>
  <w15:commentEx w15:paraId="33F1A4E1" w15:done="1"/>
  <w15:commentEx w15:paraId="0C357D04" w15:paraIdParent="33F1A4E1" w15:done="1"/>
  <w15:commentEx w15:paraId="2CB50835" w15:paraIdParent="33F1A4E1" w15:done="1"/>
  <w15:commentEx w15:paraId="543C0EF0" w15:done="1"/>
  <w15:commentEx w15:paraId="0A5F554E" w15:paraIdParent="543C0EF0" w15:done="1"/>
  <w15:commentEx w15:paraId="5054B281" w15:paraIdParent="543C0EF0" w15:done="1"/>
  <w15:commentEx w15:paraId="0310F6A1" w15:paraIdParent="543C0EF0" w15:done="1"/>
  <w15:commentEx w15:paraId="0880B33B" w15:paraIdParent="543C0EF0" w15:done="1"/>
  <w15:commentEx w15:paraId="08C1AE35" w15:paraIdParent="543C0EF0" w15:done="1"/>
  <w15:commentEx w15:paraId="4EC015DC" w15:paraIdParent="543C0EF0" w15:done="1"/>
  <w15:commentEx w15:paraId="5F9BDB3D" w15:paraIdParent="543C0EF0" w15:done="1"/>
  <w15:commentEx w15:paraId="075432E7" w15:paraIdParent="543C0EF0" w15:done="1"/>
  <w15:commentEx w15:paraId="0622D6AA" w15:done="1"/>
  <w15:commentEx w15:paraId="7F1B3B85" w15:paraIdParent="0622D6AA" w15:done="1"/>
  <w15:commentEx w15:paraId="404E3A2D" w15:paraIdParent="0622D6AA" w15:done="1"/>
  <w15:commentEx w15:paraId="1F60C244" w15:paraIdParent="0622D6AA" w15:done="1"/>
  <w15:commentEx w15:paraId="34116252" w15:done="1"/>
  <w15:commentEx w15:paraId="3DBE83A6" w15:paraIdParent="34116252" w15:done="1"/>
  <w15:commentEx w15:paraId="003579E4" w15:done="1"/>
  <w15:commentEx w15:paraId="0980AFE3" w15:paraIdParent="003579E4" w15:done="1"/>
  <w15:commentEx w15:paraId="5B05FA17" w15:paraIdParent="003579E4" w15:done="1"/>
  <w15:commentEx w15:paraId="3B99BC7B" w15:paraIdParent="003579E4" w15:done="1"/>
  <w15:commentEx w15:paraId="2C45D2D1" w15:paraIdParent="003579E4" w15:done="1"/>
  <w15:commentEx w15:paraId="4567975B" w15:paraIdParent="003579E4" w15:done="1"/>
  <w15:commentEx w15:paraId="7DB112AD" w15:paraIdParent="003579E4" w15:done="1"/>
  <w15:commentEx w15:paraId="5DE74006" w15:paraIdParent="003579E4" w15:done="1"/>
  <w15:commentEx w15:paraId="04CE7D69" w15:done="1"/>
  <w15:commentEx w15:paraId="3A20DE99" w15:paraIdParent="04CE7D69" w15:done="1"/>
  <w15:commentEx w15:paraId="26354CA7" w15:done="1"/>
  <w15:commentEx w15:paraId="7ADFBC71" w15:done="1"/>
  <w15:commentEx w15:paraId="5C3275FF" w15:done="1"/>
  <w15:commentEx w15:paraId="2666F778" w15:paraIdParent="5C3275FF" w15:done="1"/>
  <w15:commentEx w15:paraId="1F5B1300" w15:done="1"/>
  <w15:commentEx w15:paraId="67F0C4C0" w15:paraIdParent="1F5B1300" w15:done="1"/>
  <w15:commentEx w15:paraId="3465046E" w15:done="1"/>
  <w15:commentEx w15:paraId="7D224737" w15:paraIdParent="3465046E" w15:done="1"/>
  <w15:commentEx w15:paraId="75C5C7ED" w15:done="1"/>
  <w15:commentEx w15:paraId="2D4EF5A1" w15:paraIdParent="75C5C7ED" w15:done="1"/>
  <w15:commentEx w15:paraId="5BF543D8" w15:done="1"/>
  <w15:commentEx w15:paraId="2D6B8CC6" w15:paraIdParent="5BF543D8" w15:done="1"/>
  <w15:commentEx w15:paraId="56C9C92F" w15:done="1"/>
  <w15:commentEx w15:paraId="684867CC" w15:paraIdParent="56C9C92F" w15:done="1"/>
  <w15:commentEx w15:paraId="7A81ED00" w15:done="1"/>
  <w15:commentEx w15:paraId="739D05EF" w15:done="1"/>
  <w15:commentEx w15:paraId="46AF6352" w15:paraIdParent="739D05EF" w15:done="1"/>
  <w15:commentEx w15:paraId="378565BE" w15:done="1"/>
  <w15:commentEx w15:paraId="598F4EDA" w15:paraIdParent="378565BE" w15:done="1"/>
  <w15:commentEx w15:paraId="0722F797" w15:done="1"/>
  <w15:commentEx w15:paraId="2BE740D7" w15:paraIdParent="0722F797" w15:done="1"/>
  <w15:commentEx w15:paraId="1A809B9B" w15:done="1"/>
  <w15:commentEx w15:paraId="366B6908" w15:paraIdParent="1A809B9B" w15:done="1"/>
  <w15:commentEx w15:paraId="323FA892" w15:done="1"/>
  <w15:commentEx w15:paraId="2A37A4F7" w15:paraIdParent="323FA892" w15:done="1"/>
  <w15:commentEx w15:paraId="3B5FC409" w15:done="1"/>
  <w15:commentEx w15:paraId="41BFB69A" w15:paraIdParent="3B5FC409" w15:done="1"/>
  <w15:commentEx w15:paraId="239BE4F6" w15:paraIdParent="3B5FC409" w15:done="1"/>
  <w15:commentEx w15:paraId="4064C04E" w15:done="1"/>
  <w15:commentEx w15:paraId="4FA3E135" w15:paraIdParent="4064C04E" w15:done="1"/>
  <w15:commentEx w15:paraId="421E320E" w15:paraIdParent="4064C04E" w15:done="1"/>
  <w15:commentEx w15:paraId="45F4E60B" w15:done="1"/>
  <w15:commentEx w15:paraId="5EC8CF84" w15:paraIdParent="45F4E60B" w15:done="1"/>
  <w15:commentEx w15:paraId="05DF54EE" w15:paraIdParent="45F4E60B" w15:done="1"/>
  <w15:commentEx w15:paraId="4AA5217B" w15:paraIdParent="45F4E60B" w15:done="1"/>
  <w15:commentEx w15:paraId="6079DA6E" w15:done="1"/>
  <w15:commentEx w15:paraId="29E683D1" w15:paraIdParent="6079DA6E" w15:done="1"/>
  <w15:commentEx w15:paraId="34045190" w15:done="1"/>
  <w15:commentEx w15:paraId="24B9E1AC" w15:paraIdParent="34045190" w15:done="1"/>
  <w15:commentEx w15:paraId="00868346" w15:done="1"/>
  <w15:commentEx w15:paraId="47F86981" w15:paraIdParent="00868346" w15:done="1"/>
  <w15:commentEx w15:paraId="7BB11D58" w15:paraIdParent="00868346" w15:done="1"/>
  <w15:commentEx w15:paraId="65032B0E" w15:done="1"/>
  <w15:commentEx w15:paraId="7546FFC9" w15:paraIdParent="65032B0E" w15:done="1"/>
  <w15:commentEx w15:paraId="786FA6F1" w15:paraIdParent="65032B0E" w15:done="1"/>
  <w15:commentEx w15:paraId="68842513" w15:paraIdParent="65032B0E" w15:done="1"/>
  <w15:commentEx w15:paraId="5AF44CBB" w15:paraIdParent="65032B0E" w15:done="1"/>
  <w15:commentEx w15:paraId="1904B396" w15:done="1"/>
  <w15:commentEx w15:paraId="1F5F89BA" w15:paraIdParent="1904B396" w15:done="1"/>
  <w15:commentEx w15:paraId="1DBAF68B" w15:done="1"/>
  <w15:commentEx w15:paraId="300CF99A" w15:paraIdParent="1DBAF68B" w15:done="1"/>
  <w15:commentEx w15:paraId="31A0E5B6" w15:done="1"/>
  <w15:commentEx w15:paraId="14AC555D" w15:paraIdParent="31A0E5B6" w15:done="1"/>
  <w15:commentEx w15:paraId="1ECBED8E" w15:done="0"/>
  <w15:commentEx w15:paraId="53E71B50" w15:paraIdParent="1ECBED8E" w15:done="0"/>
  <w15:commentEx w15:paraId="7778182E" w15:done="0"/>
  <w15:commentEx w15:paraId="265DFDC2" w15:done="1"/>
  <w15:commentEx w15:paraId="3D24263C" w15:paraIdParent="265DFDC2" w15:done="1"/>
  <w15:commentEx w15:paraId="0A0DE0B5" w15:done="1"/>
  <w15:commentEx w15:paraId="51723600" w15:paraIdParent="0A0DE0B5" w15:done="1"/>
  <w15:commentEx w15:paraId="3C722AB3" w15:paraIdParent="0A0DE0B5" w15:done="1"/>
  <w15:commentEx w15:paraId="3E54C5C4" w15:done="1"/>
  <w15:commentEx w15:paraId="062D7543" w15:paraIdParent="3E54C5C4" w15:done="1"/>
  <w15:commentEx w15:paraId="4691F7BB" w15:done="1"/>
  <w15:commentEx w15:paraId="6D8E8964" w15:paraIdParent="4691F7BB" w15:done="1"/>
  <w15:commentEx w15:paraId="6F521DE7" w15:done="1"/>
  <w15:commentEx w15:paraId="31FEC43E" w15:paraIdParent="6F521DE7" w15:done="1"/>
  <w15:commentEx w15:paraId="27F73AFC" w15:done="1"/>
  <w15:commentEx w15:paraId="507C3F8B" w15:paraIdParent="27F73AFC" w15:done="1"/>
  <w15:commentEx w15:paraId="081CC9FA" w15:done="0"/>
  <w15:commentEx w15:paraId="5E90F09C" w15:done="1"/>
  <w15:commentEx w15:paraId="2EDE0BC6" w15:paraIdParent="5E90F09C" w15:done="1"/>
  <w15:commentEx w15:paraId="12CFD280" w15:paraIdParent="5E90F09C" w15:done="1"/>
  <w15:commentEx w15:paraId="65053123" w15:paraIdParent="5E90F09C" w15:done="1"/>
  <w15:commentEx w15:paraId="28D980C6" w15:done="1"/>
  <w15:commentEx w15:paraId="77107569" w15:done="1"/>
  <w15:commentEx w15:paraId="225CCA25" w15:paraIdParent="77107569" w15:done="1"/>
  <w15:commentEx w15:paraId="09F6F3D6" w15:paraIdParent="77107569" w15:done="1"/>
  <w15:commentEx w15:paraId="1AB770DF" w15:paraIdParent="77107569" w15:done="1"/>
  <w15:commentEx w15:paraId="73DC8DDE" w15:paraIdParent="77107569" w15:done="1"/>
  <w15:commentEx w15:paraId="0558ED41" w15:paraIdParent="77107569" w15:done="1"/>
  <w15:commentEx w15:paraId="7874818D" w15:paraIdParent="77107569" w15:done="1"/>
  <w15:commentEx w15:paraId="1F39049B" w15:paraIdParent="77107569" w15:done="1"/>
  <w15:commentEx w15:paraId="7B5ADB1D" w15:done="1"/>
  <w15:commentEx w15:paraId="67909887" w15:paraIdParent="7B5ADB1D" w15:done="1"/>
  <w15:commentEx w15:paraId="3BDEE8BB" w15:paraIdParent="7B5ADB1D" w15:done="1"/>
  <w15:commentEx w15:paraId="53697F60" w15:paraIdParent="7B5ADB1D" w15:done="1"/>
  <w15:commentEx w15:paraId="1E31BB70" w15:done="1"/>
  <w15:commentEx w15:paraId="74F088E8" w15:paraIdParent="1E31BB70" w15:done="1"/>
  <w15:commentEx w15:paraId="45663530" w15:done="1"/>
  <w15:commentEx w15:paraId="7D135138" w15:paraIdParent="45663530" w15:done="1"/>
  <w15:commentEx w15:paraId="30B97739" w15:done="0"/>
  <w15:commentEx w15:paraId="76C88B15" w15:paraIdParent="30B97739" w15:done="0"/>
  <w15:commentEx w15:paraId="6B466F48" w15:done="1"/>
  <w15:commentEx w15:paraId="5E760B32" w15:paraIdParent="6B466F48" w15:done="1"/>
  <w15:commentEx w15:paraId="5581D1EF" w15:done="1"/>
  <w15:commentEx w15:paraId="20AFBDBD" w15:paraIdParent="5581D1EF" w15:done="1"/>
  <w15:commentEx w15:paraId="0AD346FB" w15:done="0"/>
  <w15:commentEx w15:paraId="769EC2A0" w15:paraIdParent="0AD346FB" w15:done="0"/>
  <w15:commentEx w15:paraId="74789826" w15:done="0"/>
  <w15:commentEx w15:paraId="7ECCDA62" w15:paraIdParent="74789826" w15:done="0"/>
  <w15:commentEx w15:paraId="3FA76726" w15:done="1"/>
  <w15:commentEx w15:paraId="240E8CC5" w15:paraIdParent="3FA76726" w15:done="1"/>
  <w15:commentEx w15:paraId="1B7CA163" w15:paraIdParent="3FA76726" w15:done="1"/>
  <w15:commentEx w15:paraId="2D2C2E65" w15:paraIdParent="3FA76726" w15:done="1"/>
  <w15:commentEx w15:paraId="135EF476" w15:paraIdParent="3FA76726" w15:done="1"/>
  <w15:commentEx w15:paraId="029AFC43" w15:done="1"/>
  <w15:commentEx w15:paraId="59B7263C" w15:paraIdParent="029AFC43" w15:done="1"/>
  <w15:commentEx w15:paraId="0D240FAB" w15:done="1"/>
  <w15:commentEx w15:paraId="2AE3BD7A" w15:paraIdParent="0D240FAB" w15:done="1"/>
  <w15:commentEx w15:paraId="2DD580F5" w15:done="1"/>
  <w15:commentEx w15:paraId="672ED813" w15:paraIdParent="2DD580F5" w15:done="1"/>
  <w15:commentEx w15:paraId="11E0936D" w15:done="1"/>
  <w15:commentEx w15:paraId="28A98E6D" w15:paraIdParent="11E0936D" w15:done="1"/>
  <w15:commentEx w15:paraId="72BC4C70" w15:paraIdParent="11E0936D" w15:done="1"/>
  <w15:commentEx w15:paraId="640DCEE1" w15:paraIdParent="11E0936D" w15:done="1"/>
  <w15:commentEx w15:paraId="41BC3955" w15:paraIdParent="11E0936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53A504" w16cex:dateUtc="2026-04-12T08:57:00Z"/>
  <w16cex:commentExtensible w16cex:durableId="02F68A8E" w16cex:dateUtc="2026-04-13T19:45:00Z"/>
  <w16cex:commentExtensible w16cex:durableId="08D57025" w16cex:dateUtc="2025-11-26T10:22:00Z"/>
  <w16cex:commentExtensible w16cex:durableId="7C9A3FF3" w16cex:dateUtc="2025-12-05T20:39:00Z"/>
  <w16cex:commentExtensible w16cex:durableId="0D29D44D" w16cex:dateUtc="2025-11-26T10:23:00Z"/>
  <w16cex:commentExtensible w16cex:durableId="381C0218" w16cex:dateUtc="2025-11-26T19:45:00Z"/>
  <w16cex:commentExtensible w16cex:durableId="2DC607F8" w16cex:dateUtc="2025-11-26T10:24:00Z"/>
  <w16cex:commentExtensible w16cex:durableId="302BA19B" w16cex:dateUtc="2025-11-26T19:49:00Z"/>
  <w16cex:commentExtensible w16cex:durableId="2848125E" w16cex:dateUtc="2025-11-26T19:50:00Z"/>
  <w16cex:commentExtensible w16cex:durableId="6B7A3652" w16cex:dateUtc="2025-11-14T21:42:00Z"/>
  <w16cex:commentExtensible w16cex:durableId="22E827F4" w16cex:dateUtc="2025-11-17T14:16:00Z"/>
  <w16cex:commentExtensible w16cex:durableId="155E879C" w16cex:dateUtc="2025-11-17T15:36:00Z"/>
  <w16cex:commentExtensible w16cex:durableId="7623813B" w16cex:dateUtc="2025-11-18T18:30:00Z"/>
  <w16cex:commentExtensible w16cex:durableId="1EACA60D" w16cex:dateUtc="2025-11-26T10:25:00Z">
    <w16cex:extLst>
      <w16:ext w16:uri="{CE6994B0-6A32-4C9F-8C6B-6E91EDA988CE}">
        <cr:reactions xmlns:cr="http://schemas.microsoft.com/office/comments/2020/reactions">
          <cr:reaction reactionType="1">
            <cr:reactionInfo dateUtc="2025-11-26T20:00:21Z">
              <cr:user userId="S::paul.peyla@xperi.com::c64a3c5d-9b13-46ca-9996-52a779d80171" userProvider="AD" userName="Paul Peyla"/>
            </cr:reactionInfo>
          </cr:reaction>
        </cr:reactions>
      </w16:ext>
    </w16cex:extLst>
  </w16cex:commentExtensible>
  <w16cex:commentExtensible w16cex:durableId="51B363B2" w16cex:dateUtc="2025-12-10T08:37:00Z">
    <w16cex:extLst>
      <w16:ext w16:uri="{CE6994B0-6A32-4C9F-8C6B-6E91EDA988CE}">
        <cr:reactions xmlns:cr="http://schemas.microsoft.com/office/comments/2020/reactions">
          <cr:reaction reactionType="1">
            <cr:reactionInfo dateUtc="2025-12-15T14:03:42Z">
              <cr:user userId="S::paul.peyla@xperi.com::c64a3c5d-9b13-46ca-9996-52a779d80171" userProvider="AD" userName="Paul Peyla"/>
            </cr:reactionInfo>
          </cr:reaction>
        </cr:reactions>
      </w16:ext>
    </w16cex:extLst>
  </w16cex:commentExtensible>
  <w16cex:commentExtensible w16cex:durableId="0B62B559" w16cex:dateUtc="2025-12-15T14:05:00Z"/>
  <w16cex:commentExtensible w16cex:durableId="64AC4574" w16cex:dateUtc="2026-03-04T11:31:00Z">
    <w16cex:extLst>
      <w16:ext w16:uri="{CE6994B0-6A32-4C9F-8C6B-6E91EDA988CE}">
        <cr:reactions xmlns:cr="http://schemas.microsoft.com/office/comments/2020/reactions">
          <cr:reaction reactionType="1">
            <cr:reactionInfo dateUtc="2026-03-04T19:06:57Z">
              <cr:user userId="S::paul.peyla@xperi.com::c64a3c5d-9b13-46ca-9996-52a779d80171" userProvider="AD" userName="Paul Peyla"/>
            </cr:reactionInfo>
          </cr:reaction>
        </cr:reactions>
      </w16:ext>
    </w16cex:extLst>
  </w16cex:commentExtensible>
  <w16cex:commentExtensible w16cex:durableId="6F8CD06E" w16cex:dateUtc="2026-04-14T08:07:00Z"/>
  <w16cex:commentExtensible w16cex:durableId="3E70701C" w16cex:dateUtc="2025-11-12T20:21:00Z"/>
  <w16cex:commentExtensible w16cex:durableId="2F02DFCF" w16cex:dateUtc="2025-11-13T23:58:00Z"/>
  <w16cex:commentExtensible w16cex:durableId="0AC8ABD2" w16cex:dateUtc="2025-11-17T15:37:00Z"/>
  <w16cex:commentExtensible w16cex:durableId="5BD9C517" w16cex:dateUtc="2025-11-17T23:28:00Z"/>
  <w16cex:commentExtensible w16cex:durableId="113F6FB8" w16cex:dateUtc="2025-11-26T10:29:00Z"/>
  <w16cex:commentExtensible w16cex:durableId="6EBA24F5" w16cex:dateUtc="2025-11-26T20:05:00Z"/>
  <w16cex:commentExtensible w16cex:durableId="21C0AC4A" w16cex:dateUtc="2025-11-10T13:21:00Z"/>
  <w16cex:commentExtensible w16cex:durableId="5491156D" w16cex:dateUtc="2025-11-10T23:34:00Z"/>
  <w16cex:commentExtensible w16cex:durableId="288092CB" w16cex:dateUtc="2025-11-11T09:02:00Z">
    <w16cex:extLst>
      <w16:ext w16:uri="{CE6994B0-6A32-4C9F-8C6B-6E91EDA988CE}">
        <cr:reactions xmlns:cr="http://schemas.microsoft.com/office/comments/2020/reactions">
          <cr:reaction reactionType="1">
            <cr:reactionInfo dateUtc="2025-11-14T20:47:36Z">
              <cr:user userId="S::paul.peyla@xperi.com::c64a3c5d-9b13-46ca-9996-52a779d80171" userProvider="AD" userName="Paul Peyla"/>
            </cr:reactionInfo>
          </cr:reaction>
        </cr:reactions>
      </w16:ext>
    </w16cex:extLst>
  </w16cex:commentExtensible>
  <w16cex:commentExtensible w16cex:durableId="677DA30C" w16cex:dateUtc="2025-11-14T20:50:00Z"/>
  <w16cex:commentExtensible w16cex:durableId="7E71A652" w16cex:dateUtc="2025-11-17T14:19:00Z"/>
  <w16cex:commentExtensible w16cex:durableId="06725792" w16cex:dateUtc="2025-11-17T23:33:00Z"/>
  <w16cex:commentExtensible w16cex:durableId="21CC81A4" w16cex:dateUtc="2025-11-18T10:36:00Z">
    <w16cex:extLst>
      <w16:ext w16:uri="{CE6994B0-6A32-4C9F-8C6B-6E91EDA988CE}">
        <cr:reactions xmlns:cr="http://schemas.microsoft.com/office/comments/2020/reactions">
          <cr:reaction reactionType="1">
            <cr:reactionInfo dateUtc="2025-11-18T16:32:19Z">
              <cr:user userId="S::paul.peyla@xperi.com::c64a3c5d-9b13-46ca-9996-52a779d80171" userProvider="AD" userName="Paul Peyla"/>
            </cr:reactionInfo>
          </cr:reaction>
        </cr:reactions>
      </w16:ext>
    </w16cex:extLst>
  </w16cex:commentExtensible>
  <w16cex:commentExtensible w16cex:durableId="2C572EE8" w16cex:dateUtc="2025-11-18T16:32:00Z"/>
  <w16cex:commentExtensible w16cex:durableId="5606DBD6" w16cex:dateUtc="2026-04-12T08:12:00Z"/>
  <w16cex:commentExtensible w16cex:durableId="5B05AAC4" w16cex:dateUtc="2026-04-13T20:32:00Z"/>
  <w16cex:commentExtensible w16cex:durableId="6668EBB4" w16cex:dateUtc="2026-04-12T08:13:00Z"/>
  <w16cex:commentExtensible w16cex:durableId="2D0FFB20" w16cex:dateUtc="2025-11-10T13:22:00Z">
    <w16cex:extLst>
      <w16:ext w16:uri="{CE6994B0-6A32-4C9F-8C6B-6E91EDA988CE}">
        <cr:reactions xmlns:cr="http://schemas.microsoft.com/office/comments/2020/reactions">
          <cr:reaction reactionType="1">
            <cr:reactionInfo dateUtc="2025-11-14T21:02:59Z">
              <cr:user userId="S::paul.peyla@xperi.com::c64a3c5d-9b13-46ca-9996-52a779d80171" userProvider="AD" userName="Paul Peyla"/>
            </cr:reactionInfo>
          </cr:reaction>
        </cr:reactions>
      </w16:ext>
    </w16cex:extLst>
  </w16cex:commentExtensible>
  <w16cex:commentExtensible w16cex:durableId="57F29A3A" w16cex:dateUtc="2025-11-26T10:30:00Z"/>
  <w16cex:commentExtensible w16cex:durableId="4C7D308E" w16cex:dateUtc="2025-11-26T20:08:00Z"/>
  <w16cex:commentExtensible w16cex:durableId="7FB06789" w16cex:dateUtc="2025-11-26T10:32:00Z"/>
  <w16cex:commentExtensible w16cex:durableId="617838D1" w16cex:dateUtc="2025-11-26T20:10:00Z"/>
  <w16cex:commentExtensible w16cex:durableId="6657F3C8" w16cex:dateUtc="2025-12-10T08:40:00Z"/>
  <w16cex:commentExtensible w16cex:durableId="4765431D" w16cex:dateUtc="2026-03-12T17:49:00Z"/>
  <w16cex:commentExtensible w16cex:durableId="76D09A6C" w16cex:dateUtc="2025-11-26T10:34:00Z"/>
  <w16cex:commentExtensible w16cex:durableId="617167F0" w16cex:dateUtc="2025-11-26T20:13:00Z"/>
  <w16cex:commentExtensible w16cex:durableId="54B9DC84" w16cex:dateUtc="2025-11-26T10:35:00Z"/>
  <w16cex:commentExtensible w16cex:durableId="48FC20BC" w16cex:dateUtc="2025-11-26T20:20:00Z"/>
  <w16cex:commentExtensible w16cex:durableId="6961589C" w16cex:dateUtc="2025-11-26T10:31:00Z"/>
  <w16cex:commentExtensible w16cex:durableId="75316DB3" w16cex:dateUtc="2025-11-26T20:29:00Z"/>
  <w16cex:commentExtensible w16cex:durableId="6166FD8F" w16cex:dateUtc="2025-11-12T20:36:00Z">
    <w16cex:extLst>
      <w16:ext w16:uri="{CE6994B0-6A32-4C9F-8C6B-6E91EDA988CE}">
        <cr:reactions xmlns:cr="http://schemas.microsoft.com/office/comments/2020/reactions">
          <cr:reaction reactionType="1">
            <cr:reactionInfo dateUtc="2025-11-14T21:21:03Z">
              <cr:user userId="S::paul.peyla@xperi.com::c64a3c5d-9b13-46ca-9996-52a779d80171" userProvider="AD" userName="Paul Peyla"/>
            </cr:reactionInfo>
          </cr:reaction>
        </cr:reactions>
      </w16:ext>
    </w16cex:extLst>
  </w16cex:commentExtensible>
  <w16cex:commentExtensible w16cex:durableId="13CE3494" w16cex:dateUtc="2025-11-26T10:42:00Z"/>
  <w16cex:commentExtensible w16cex:durableId="2F9B16B4" w16cex:dateUtc="2025-11-26T20:30:00Z"/>
  <w16cex:commentExtensible w16cex:durableId="0161A0E9" w16cex:dateUtc="2025-11-26T10:47:00Z"/>
  <w16cex:commentExtensible w16cex:durableId="52758C9D" w16cex:dateUtc="2025-11-26T20:31:00Z"/>
  <w16cex:commentExtensible w16cex:durableId="28E16ADD" w16cex:dateUtc="2025-11-26T10:46:00Z"/>
  <w16cex:commentExtensible w16cex:durableId="68DF5F78" w16cex:dateUtc="2025-11-26T20:43:00Z"/>
  <w16cex:commentExtensible w16cex:durableId="0F6D1131" w16cex:dateUtc="2025-11-26T10:49:00Z"/>
  <w16cex:commentExtensible w16cex:durableId="21F3519D" w16cex:dateUtc="2025-11-26T20:45:00Z"/>
  <w16cex:commentExtensible w16cex:durableId="132E7BF5" w16cex:dateUtc="2025-11-26T10:48:00Z"/>
  <w16cex:commentExtensible w16cex:durableId="269B343E" w16cex:dateUtc="2025-11-26T20:46:00Z">
    <w16cex:extLst>
      <w16:ext w16:uri="{CE6994B0-6A32-4C9F-8C6B-6E91EDA988CE}">
        <cr:reactions xmlns:cr="http://schemas.microsoft.com/office/comments/2020/reactions">
          <cr:reaction reactionType="1">
            <cr:reactionInfo dateUtc="2025-12-03T14:48:21Z">
              <cr:user userId="S::marcin.bilski@xperi.com::c06344af-1413-472b-aa59-e27e48943638" userProvider="AD" userName="Marcin Bilski"/>
            </cr:reactionInfo>
          </cr:reaction>
        </cr:reactions>
      </w16:ext>
    </w16cex:extLst>
  </w16cex:commentExtensible>
  <w16cex:commentExtensible w16cex:durableId="7D8D05D0" w16cex:dateUtc="2025-11-10T13:24:00Z"/>
  <w16cex:commentExtensible w16cex:durableId="49882C4A" w16cex:dateUtc="2025-11-14T21:34:00Z"/>
  <w16cex:commentExtensible w16cex:durableId="08367EAA" w16cex:dateUtc="2025-11-26T20:58:00Z">
    <w16cex:extLst>
      <w16:ext w16:uri="{CE6994B0-6A32-4C9F-8C6B-6E91EDA988CE}">
        <cr:reactions xmlns:cr="http://schemas.microsoft.com/office/comments/2020/reactions">
          <cr:reaction reactionType="1">
            <cr:reactionInfo dateUtc="2025-12-03T14:47:51Z">
              <cr:user userId="S::marcin.bilski@xperi.com::c06344af-1413-472b-aa59-e27e48943638" userProvider="AD" userName="Marcin Bilski"/>
            </cr:reactionInfo>
          </cr:reaction>
        </cr:reactions>
      </w16:ext>
    </w16cex:extLst>
  </w16cex:commentExtensible>
  <w16cex:commentExtensible w16cex:durableId="5322D3F2" w16cex:dateUtc="2025-12-10T09:11:00Z"/>
  <w16cex:commentExtensible w16cex:durableId="40D44215" w16cex:dateUtc="2025-12-15T14:33:00Z"/>
  <w16cex:commentExtensible w16cex:durableId="0F0CBDF7" w16cex:dateUtc="2026-03-04T11:34:00Z"/>
  <w16cex:commentExtensible w16cex:durableId="060B8318" w16cex:dateUtc="2025-11-26T11:00:00Z"/>
  <w16cex:commentExtensible w16cex:durableId="681E5921" w16cex:dateUtc="2025-12-01T16:39:00Z"/>
  <w16cex:commentExtensible w16cex:durableId="612CCA13" w16cex:dateUtc="2025-12-03T14:09:00Z"/>
  <w16cex:commentExtensible w16cex:durableId="7F00C181" w16cex:dateUtc="2025-12-04T21:17:00Z"/>
  <w16cex:commentExtensible w16cex:durableId="6DA056D3" w16cex:dateUtc="2025-11-26T11:03:00Z"/>
  <w16cex:commentExtensible w16cex:durableId="5A1664AA" w16cex:dateUtc="2025-12-04T21:15:00Z"/>
  <w16cex:commentExtensible w16cex:durableId="3D22673C" w16cex:dateUtc="2025-11-10T13:28:00Z"/>
  <w16cex:commentExtensible w16cex:durableId="6B971451" w16cex:dateUtc="2025-11-14T23:29:00Z"/>
  <w16cex:commentExtensible w16cex:durableId="44C9A2EA" w16cex:dateUtc="2025-11-26T11:07:00Z"/>
  <w16cex:commentExtensible w16cex:durableId="00F77B01" w16cex:dateUtc="2025-12-04T21:20:00Z"/>
  <w16cex:commentExtensible w16cex:durableId="0D2950E0" w16cex:dateUtc="2025-12-09T15:47:00Z"/>
  <w16cex:commentExtensible w16cex:durableId="0E920AAF" w16cex:dateUtc="2025-11-26T11:08:00Z"/>
  <w16cex:commentExtensible w16cex:durableId="40D56A70" w16cex:dateUtc="2025-12-05T16:54:00Z"/>
  <w16cex:commentExtensible w16cex:durableId="62C19E65" w16cex:dateUtc="2025-12-10T09:13:00Z"/>
  <w16cex:commentExtensible w16cex:durableId="51594D0E" w16cex:dateUtc="2025-12-15T14:44:00Z"/>
  <w16cex:commentExtensible w16cex:durableId="635731AC" w16cex:dateUtc="2026-03-04T11:37:00Z"/>
  <w16cex:commentExtensible w16cex:durableId="06F5830D" w16cex:dateUtc="2025-11-26T11:09:00Z"/>
  <w16cex:commentExtensible w16cex:durableId="25F2EE07" w16cex:dateUtc="2025-12-04T22:25:00Z"/>
  <w16cex:commentExtensible w16cex:durableId="10E5DB91" w16cex:dateUtc="2025-11-26T11:11:00Z"/>
  <w16cex:commentExtensible w16cex:durableId="72FEDBE8" w16cex:dateUtc="2025-12-04T22:30:00Z"/>
  <w16cex:commentExtensible w16cex:durableId="74D80710" w16cex:dateUtc="2025-11-26T11:15:00Z"/>
  <w16cex:commentExtensible w16cex:durableId="34AC811A" w16cex:dateUtc="2025-12-05T16:36:00Z"/>
  <w16cex:commentExtensible w16cex:durableId="44A564A3" w16cex:dateUtc="2026-04-12T08:21:00Z"/>
  <w16cex:commentExtensible w16cex:durableId="49FA0FBF" w16cex:dateUtc="2026-04-13T20:44:00Z"/>
  <w16cex:commentExtensible w16cex:durableId="25B5DA65" w16cex:dateUtc="2026-04-12T08:21:00Z"/>
  <w16cex:commentExtensible w16cex:durableId="670CC792" w16cex:dateUtc="2025-11-26T11:16:00Z"/>
  <w16cex:commentExtensible w16cex:durableId="72FADBD4" w16cex:dateUtc="2025-12-05T18:27:00Z"/>
  <w16cex:commentExtensible w16cex:durableId="469A2B40" w16cex:dateUtc="2025-11-12T22:19:00Z"/>
  <w16cex:commentExtensible w16cex:durableId="378E66E3" w16cex:dateUtc="2025-11-12T23:11:00Z"/>
  <w16cex:commentExtensible w16cex:durableId="3B5E1803" w16cex:dateUtc="2025-11-18T23:17:00Z"/>
  <w16cex:commentExtensible w16cex:durableId="6B5F6804" w16cex:dateUtc="2025-11-26T11:17:00Z"/>
  <w16cex:commentExtensible w16cex:durableId="67B91CF1" w16cex:dateUtc="2025-12-05T18:28:00Z"/>
  <w16cex:commentExtensible w16cex:durableId="2F8733B1" w16cex:dateUtc="2025-11-12T22:26:00Z"/>
  <w16cex:commentExtensible w16cex:durableId="382EFD25" w16cex:dateUtc="2025-11-14T16:59:00Z">
    <w16cex:extLst>
      <w16:ext w16:uri="{CE6994B0-6A32-4C9F-8C6B-6E91EDA988CE}">
        <cr:reactions xmlns:cr="http://schemas.microsoft.com/office/comments/2020/reactions">
          <cr:reaction reactionType="1">
            <cr:reactionInfo dateUtc="2025-11-14T19:42:01Z">
              <cr:user userId="S::kaushal.patel@xperi.com::230873b7-b506-4a97-b1ea-0c2f0d281278" userProvider="AD" userName="Kaushal Patel"/>
            </cr:reactionInfo>
          </cr:reaction>
        </cr:reactions>
      </w16:ext>
    </w16cex:extLst>
  </w16cex:commentExtensible>
  <w16cex:commentExtensible w16cex:durableId="05F81624" w16cex:dateUtc="2025-11-26T11:18:00Z"/>
  <w16cex:commentExtensible w16cex:durableId="38DE976F" w16cex:dateUtc="2025-12-05T18:31:00Z"/>
  <w16cex:commentExtensible w16cex:durableId="2ECF2F5E" w16cex:dateUtc="2025-11-12T22:30:00Z"/>
  <w16cex:commentExtensible w16cex:durableId="6281E290" w16cex:dateUtc="2025-11-19T20:21:00Z"/>
  <w16cex:commentExtensible w16cex:durableId="52941578" w16cex:dateUtc="2026-04-12T08:28:00Z">
    <w16cex:extLst>
      <w16:ext w16:uri="{CE6994B0-6A32-4C9F-8C6B-6E91EDA988CE}">
        <cr:reactions xmlns:cr="http://schemas.microsoft.com/office/comments/2020/reactions">
          <cr:reaction reactionType="1">
            <cr:reactionInfo dateUtc="2026-04-13T20:54:35Z">
              <cr:user userId="S::paul.peyla@xperi.com::c64a3c5d-9b13-46ca-9996-52a779d80171" userProvider="AD" userName="Paul Peyla"/>
            </cr:reactionInfo>
          </cr:reaction>
        </cr:reactions>
      </w16:ext>
    </w16cex:extLst>
  </w16cex:commentExtensible>
  <w16cex:commentExtensible w16cex:durableId="0FC4539C" w16cex:dateUtc="2025-11-10T13:46:00Z"/>
  <w16cex:commentExtensible w16cex:durableId="33DFD815" w16cex:dateUtc="2025-11-14T17:06:00Z"/>
  <w16cex:commentExtensible w16cex:durableId="3771ED8D" w16cex:dateUtc="2025-11-17T14:23:00Z"/>
  <w16cex:commentExtensible w16cex:durableId="2B8E3166" w16cex:dateUtc="2025-11-19T21:31:00Z"/>
  <w16cex:commentExtensible w16cex:durableId="65946365" w16cex:dateUtc="2025-11-10T13:46:00Z">
    <w16cex:extLst>
      <w16:ext w16:uri="{CE6994B0-6A32-4C9F-8C6B-6E91EDA988CE}">
        <cr:reactions xmlns:cr="http://schemas.microsoft.com/office/comments/2020/reactions">
          <cr:reaction reactionType="1">
            <cr:reactionInfo dateUtc="2025-11-19T21:31:52Z">
              <cr:user userId="S::paul.peyla@xperi.com::c64a3c5d-9b13-46ca-9996-52a779d80171" userProvider="AD" userName="Paul Peyla"/>
            </cr:reactionInfo>
          </cr:reaction>
        </cr:reactions>
      </w16:ext>
    </w16cex:extLst>
  </w16cex:commentExtensible>
  <w16cex:commentExtensible w16cex:durableId="5AE58862" w16cex:dateUtc="2025-11-13T18:52:00Z"/>
  <w16cex:commentExtensible w16cex:durableId="1E4C16BE" w16cex:dateUtc="2025-11-14T17:08:00Z"/>
  <w16cex:commentExtensible w16cex:durableId="10F2EC34" w16cex:dateUtc="2025-11-14T17:09:00Z"/>
  <w16cex:commentExtensible w16cex:durableId="01A73E8E" w16cex:dateUtc="2025-11-17T14:24:00Z"/>
  <w16cex:commentExtensible w16cex:durableId="6190C803" w16cex:dateUtc="2025-11-17T15:41:00Z"/>
  <w16cex:commentExtensible w16cex:durableId="5E05EFAD" w16cex:dateUtc="2025-11-19T21:35:00Z"/>
  <w16cex:commentExtensible w16cex:durableId="54C9DB72" w16cex:dateUtc="2025-11-20T16:14:00Z"/>
  <w16cex:commentExtensible w16cex:durableId="3E41366F" w16cex:dateUtc="2026-03-12T17:59:00Z"/>
  <w16cex:commentExtensible w16cex:durableId="152F082E" w16cex:dateUtc="2025-11-26T11:20:00Z"/>
  <w16cex:commentExtensible w16cex:durableId="3D21172A" w16cex:dateUtc="2025-12-03T14:26:00Z"/>
  <w16cex:commentExtensible w16cex:durableId="618B7681" w16cex:dateUtc="2025-12-05T19:49:00Z"/>
  <w16cex:commentExtensible w16cex:durableId="0CB3F057" w16cex:dateUtc="2025-12-10T09:13:00Z"/>
  <w16cex:commentExtensible w16cex:durableId="53DCCEA6" w16cex:dateUtc="2025-11-14T20:36:00Z"/>
  <w16cex:commentExtensible w16cex:durableId="3587A5A7" w16cex:dateUtc="2025-11-19T22:34:00Z"/>
  <w16cex:commentExtensible w16cex:durableId="466E50BD" w16cex:dateUtc="2025-11-14T20:36:00Z"/>
  <w16cex:commentExtensible w16cex:durableId="0382868F" w16cex:dateUtc="2025-11-19T22:34:00Z"/>
  <w16cex:commentExtensible w16cex:durableId="1975746A" w16cex:dateUtc="2026-04-12T08:33:00Z"/>
  <w16cex:commentExtensible w16cex:durableId="040B4E6B" w16cex:dateUtc="2026-04-13T21:08:00Z"/>
  <w16cex:commentExtensible w16cex:durableId="65688CFD" w16cex:dateUtc="2025-11-24T17:13:00Z"/>
  <w16cex:commentExtensible w16cex:durableId="5D2CFC3E" w16cex:dateUtc="2025-12-03T14:34:00Z"/>
  <w16cex:commentExtensible w16cex:durableId="639CD693" w16cex:dateUtc="2025-11-14T20:36:00Z"/>
  <w16cex:commentExtensible w16cex:durableId="0DC96F18" w16cex:dateUtc="2025-11-19T22:34:00Z"/>
  <w16cex:commentExtensible w16cex:durableId="7A26B711" w16cex:dateUtc="2026-04-12T08:34:00Z"/>
  <w16cex:commentExtensible w16cex:durableId="537A4FC3" w16cex:dateUtc="2026-04-13T21:15:00Z"/>
  <w16cex:commentExtensible w16cex:durableId="67FFD125" w16cex:dateUtc="2026-04-23T13:10:00Z">
    <w16cex:extLst>
      <w16:ext w16:uri="{CE6994B0-6A32-4C9F-8C6B-6E91EDA988CE}">
        <cr:reactions xmlns:cr="http://schemas.microsoft.com/office/comments/2020/reactions">
          <cr:reaction reactionType="1">
            <cr:reactionInfo dateUtc="2026-04-23T14:12:42Z">
              <cr:user userId="S::paul.peyla@xperi.com::c64a3c5d-9b13-46ca-9996-52a779d80171" userProvider="AD" userName="Paul Peyla"/>
            </cr:reactionInfo>
          </cr:reaction>
        </cr:reactions>
      </w16:ext>
    </w16cex:extLst>
  </w16cex:commentExtensible>
  <w16cex:commentExtensible w16cex:durableId="0F9C4CF5" w16cex:dateUtc="2026-04-23T14:13:00Z"/>
  <w16cex:commentExtensible w16cex:durableId="70C8F091" w16cex:dateUtc="2025-11-26T11:27:00Z"/>
  <w16cex:commentExtensible w16cex:durableId="249C4BFC" w16cex:dateUtc="2026-03-04T11:39:00Z"/>
  <w16cex:commentExtensible w16cex:durableId="69F28E18" w16cex:dateUtc="2026-03-12T18:09:00Z"/>
  <w16cex:commentExtensible w16cex:durableId="5225E073" w16cex:dateUtc="2026-04-20T20:50:00Z"/>
  <w16cex:commentExtensible w16cex:durableId="2791599F" w16cex:dateUtc="2026-04-23T12:31:00Z"/>
  <w16cex:commentExtensible w16cex:durableId="7C4AF43A" w16cex:dateUtc="2025-11-14T20:38:00Z"/>
  <w16cex:commentExtensible w16cex:durableId="210EF86E" w16cex:dateUtc="2025-11-19T22:51:00Z"/>
  <w16cex:commentExtensible w16cex:durableId="216ED581" w16cex:dateUtc="2025-11-19T23:11:00Z"/>
  <w16cex:commentExtensible w16cex:durableId="1B790764" w16cex:dateUtc="2026-03-12T18:11:00Z"/>
  <w16cex:commentExtensible w16cex:durableId="5C23CFAF" w16cex:dateUtc="2025-11-14T20:47:00Z"/>
  <w16cex:commentExtensible w16cex:durableId="3E7D1837" w16cex:dateUtc="2025-11-19T23:14:00Z"/>
  <w16cex:commentExtensible w16cex:durableId="7F36B13B" w16cex:dateUtc="2025-11-26T11:32:00Z"/>
  <w16cex:commentExtensible w16cex:durableId="4F0EA155" w16cex:dateUtc="2025-12-05T20:19:00Z"/>
  <w16cex:commentExtensible w16cex:durableId="383AFCAA" w16cex:dateUtc="2025-12-10T09:17:00Z"/>
  <w16cex:commentExtensible w16cex:durableId="735829E4" w16cex:dateUtc="2025-12-15T14:59:00Z"/>
  <w16cex:commentExtensible w16cex:durableId="3EB92714" w16cex:dateUtc="2026-03-04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8851B0" w16cid:durableId="7353A504"/>
  <w16cid:commentId w16cid:paraId="2E5408C9" w16cid:durableId="02F68A8E"/>
  <w16cid:commentId w16cid:paraId="2D137319" w16cid:durableId="08D57025"/>
  <w16cid:commentId w16cid:paraId="1BBC934D" w16cid:durableId="7C9A3FF3"/>
  <w16cid:commentId w16cid:paraId="42F6F805" w16cid:durableId="0D29D44D"/>
  <w16cid:commentId w16cid:paraId="78C8D189" w16cid:durableId="381C0218"/>
  <w16cid:commentId w16cid:paraId="33F1A4E1" w16cid:durableId="2DC607F8"/>
  <w16cid:commentId w16cid:paraId="0C357D04" w16cid:durableId="302BA19B"/>
  <w16cid:commentId w16cid:paraId="2CB50835" w16cid:durableId="2848125E"/>
  <w16cid:commentId w16cid:paraId="543C0EF0" w16cid:durableId="6B7A3652"/>
  <w16cid:commentId w16cid:paraId="0A5F554E" w16cid:durableId="22E827F4"/>
  <w16cid:commentId w16cid:paraId="5054B281" w16cid:durableId="155E879C"/>
  <w16cid:commentId w16cid:paraId="0310F6A1" w16cid:durableId="7623813B"/>
  <w16cid:commentId w16cid:paraId="0880B33B" w16cid:durableId="1EACA60D"/>
  <w16cid:commentId w16cid:paraId="08C1AE35" w16cid:durableId="51B363B2"/>
  <w16cid:commentId w16cid:paraId="4EC015DC" w16cid:durableId="0B62B559"/>
  <w16cid:commentId w16cid:paraId="5F9BDB3D" w16cid:durableId="64AC4574"/>
  <w16cid:commentId w16cid:paraId="075432E7" w16cid:durableId="6F8CD06E"/>
  <w16cid:commentId w16cid:paraId="0622D6AA" w16cid:durableId="3E70701C"/>
  <w16cid:commentId w16cid:paraId="7F1B3B85" w16cid:durableId="2F02DFCF"/>
  <w16cid:commentId w16cid:paraId="404E3A2D" w16cid:durableId="0AC8ABD2"/>
  <w16cid:commentId w16cid:paraId="1F60C244" w16cid:durableId="5BD9C517"/>
  <w16cid:commentId w16cid:paraId="34116252" w16cid:durableId="113F6FB8"/>
  <w16cid:commentId w16cid:paraId="3DBE83A6" w16cid:durableId="6EBA24F5"/>
  <w16cid:commentId w16cid:paraId="003579E4" w16cid:durableId="21C0AC4A"/>
  <w16cid:commentId w16cid:paraId="0980AFE3" w16cid:durableId="5491156D"/>
  <w16cid:commentId w16cid:paraId="5B05FA17" w16cid:durableId="288092CB"/>
  <w16cid:commentId w16cid:paraId="3B99BC7B" w16cid:durableId="677DA30C"/>
  <w16cid:commentId w16cid:paraId="2C45D2D1" w16cid:durableId="7E71A652"/>
  <w16cid:commentId w16cid:paraId="4567975B" w16cid:durableId="06725792"/>
  <w16cid:commentId w16cid:paraId="7DB112AD" w16cid:durableId="21CC81A4"/>
  <w16cid:commentId w16cid:paraId="5DE74006" w16cid:durableId="2C572EE8"/>
  <w16cid:commentId w16cid:paraId="04CE7D69" w16cid:durableId="5606DBD6"/>
  <w16cid:commentId w16cid:paraId="3A20DE99" w16cid:durableId="5B05AAC4"/>
  <w16cid:commentId w16cid:paraId="26354CA7" w16cid:durableId="6668EBB4"/>
  <w16cid:commentId w16cid:paraId="7ADFBC71" w16cid:durableId="2D0FFB20"/>
  <w16cid:commentId w16cid:paraId="5C3275FF" w16cid:durableId="57F29A3A"/>
  <w16cid:commentId w16cid:paraId="2666F778" w16cid:durableId="4C7D308E"/>
  <w16cid:commentId w16cid:paraId="1F5B1300" w16cid:durableId="7FB06789"/>
  <w16cid:commentId w16cid:paraId="67F0C4C0" w16cid:durableId="617838D1"/>
  <w16cid:commentId w16cid:paraId="3465046E" w16cid:durableId="6657F3C8"/>
  <w16cid:commentId w16cid:paraId="7D224737" w16cid:durableId="4765431D"/>
  <w16cid:commentId w16cid:paraId="75C5C7ED" w16cid:durableId="76D09A6C"/>
  <w16cid:commentId w16cid:paraId="2D4EF5A1" w16cid:durableId="617167F0"/>
  <w16cid:commentId w16cid:paraId="5BF543D8" w16cid:durableId="54B9DC84"/>
  <w16cid:commentId w16cid:paraId="2D6B8CC6" w16cid:durableId="48FC20BC"/>
  <w16cid:commentId w16cid:paraId="56C9C92F" w16cid:durableId="6961589C"/>
  <w16cid:commentId w16cid:paraId="684867CC" w16cid:durableId="75316DB3"/>
  <w16cid:commentId w16cid:paraId="7A81ED00" w16cid:durableId="6166FD8F"/>
  <w16cid:commentId w16cid:paraId="739D05EF" w16cid:durableId="13CE3494"/>
  <w16cid:commentId w16cid:paraId="46AF6352" w16cid:durableId="2F9B16B4"/>
  <w16cid:commentId w16cid:paraId="378565BE" w16cid:durableId="0161A0E9"/>
  <w16cid:commentId w16cid:paraId="598F4EDA" w16cid:durableId="52758C9D"/>
  <w16cid:commentId w16cid:paraId="0722F797" w16cid:durableId="28E16ADD"/>
  <w16cid:commentId w16cid:paraId="2BE740D7" w16cid:durableId="68DF5F78"/>
  <w16cid:commentId w16cid:paraId="1A809B9B" w16cid:durableId="0F6D1131"/>
  <w16cid:commentId w16cid:paraId="366B6908" w16cid:durableId="21F3519D"/>
  <w16cid:commentId w16cid:paraId="323FA892" w16cid:durableId="132E7BF5"/>
  <w16cid:commentId w16cid:paraId="2A37A4F7" w16cid:durableId="269B343E"/>
  <w16cid:commentId w16cid:paraId="3B5FC409" w16cid:durableId="7D8D05D0"/>
  <w16cid:commentId w16cid:paraId="41BFB69A" w16cid:durableId="49882C4A"/>
  <w16cid:commentId w16cid:paraId="239BE4F6" w16cid:durableId="08367EAA"/>
  <w16cid:commentId w16cid:paraId="4064C04E" w16cid:durableId="5322D3F2"/>
  <w16cid:commentId w16cid:paraId="4FA3E135" w16cid:durableId="40D44215"/>
  <w16cid:commentId w16cid:paraId="421E320E" w16cid:durableId="0F0CBDF7"/>
  <w16cid:commentId w16cid:paraId="45F4E60B" w16cid:durableId="060B8318"/>
  <w16cid:commentId w16cid:paraId="5EC8CF84" w16cid:durableId="681E5921"/>
  <w16cid:commentId w16cid:paraId="05DF54EE" w16cid:durableId="612CCA13"/>
  <w16cid:commentId w16cid:paraId="4AA5217B" w16cid:durableId="7F00C181"/>
  <w16cid:commentId w16cid:paraId="6079DA6E" w16cid:durableId="6DA056D3"/>
  <w16cid:commentId w16cid:paraId="29E683D1" w16cid:durableId="5A1664AA"/>
  <w16cid:commentId w16cid:paraId="34045190" w16cid:durableId="3D22673C"/>
  <w16cid:commentId w16cid:paraId="24B9E1AC" w16cid:durableId="6B971451"/>
  <w16cid:commentId w16cid:paraId="00868346" w16cid:durableId="44C9A2EA"/>
  <w16cid:commentId w16cid:paraId="47F86981" w16cid:durableId="00F77B01"/>
  <w16cid:commentId w16cid:paraId="7BB11D58" w16cid:durableId="0D2950E0"/>
  <w16cid:commentId w16cid:paraId="65032B0E" w16cid:durableId="0E920AAF"/>
  <w16cid:commentId w16cid:paraId="7546FFC9" w16cid:durableId="40D56A70"/>
  <w16cid:commentId w16cid:paraId="786FA6F1" w16cid:durableId="62C19E65"/>
  <w16cid:commentId w16cid:paraId="68842513" w16cid:durableId="51594D0E"/>
  <w16cid:commentId w16cid:paraId="5AF44CBB" w16cid:durableId="635731AC"/>
  <w16cid:commentId w16cid:paraId="1904B396" w16cid:durableId="06F5830D"/>
  <w16cid:commentId w16cid:paraId="1F5F89BA" w16cid:durableId="25F2EE07"/>
  <w16cid:commentId w16cid:paraId="1DBAF68B" w16cid:durableId="10E5DB91"/>
  <w16cid:commentId w16cid:paraId="300CF99A" w16cid:durableId="72FEDBE8"/>
  <w16cid:commentId w16cid:paraId="31A0E5B6" w16cid:durableId="74D80710"/>
  <w16cid:commentId w16cid:paraId="14AC555D" w16cid:durableId="34AC811A"/>
  <w16cid:commentId w16cid:paraId="1ECBED8E" w16cid:durableId="44A564A3"/>
  <w16cid:commentId w16cid:paraId="53E71B50" w16cid:durableId="49FA0FBF"/>
  <w16cid:commentId w16cid:paraId="7778182E" w16cid:durableId="25B5DA65"/>
  <w16cid:commentId w16cid:paraId="265DFDC2" w16cid:durableId="670CC792"/>
  <w16cid:commentId w16cid:paraId="3D24263C" w16cid:durableId="72FADBD4"/>
  <w16cid:commentId w16cid:paraId="0A0DE0B5" w16cid:durableId="469A2B40"/>
  <w16cid:commentId w16cid:paraId="51723600" w16cid:durableId="378E66E3"/>
  <w16cid:commentId w16cid:paraId="3C722AB3" w16cid:durableId="3B5E1803"/>
  <w16cid:commentId w16cid:paraId="3E54C5C4" w16cid:durableId="6B5F6804"/>
  <w16cid:commentId w16cid:paraId="062D7543" w16cid:durableId="67B91CF1"/>
  <w16cid:commentId w16cid:paraId="4691F7BB" w16cid:durableId="2F8733B1"/>
  <w16cid:commentId w16cid:paraId="6D8E8964" w16cid:durableId="382EFD25"/>
  <w16cid:commentId w16cid:paraId="6F521DE7" w16cid:durableId="05F81624"/>
  <w16cid:commentId w16cid:paraId="31FEC43E" w16cid:durableId="38DE976F"/>
  <w16cid:commentId w16cid:paraId="27F73AFC" w16cid:durableId="2ECF2F5E"/>
  <w16cid:commentId w16cid:paraId="507C3F8B" w16cid:durableId="6281E290"/>
  <w16cid:commentId w16cid:paraId="081CC9FA" w16cid:durableId="52941578"/>
  <w16cid:commentId w16cid:paraId="5E90F09C" w16cid:durableId="0FC4539C"/>
  <w16cid:commentId w16cid:paraId="2EDE0BC6" w16cid:durableId="33DFD815"/>
  <w16cid:commentId w16cid:paraId="12CFD280" w16cid:durableId="3771ED8D"/>
  <w16cid:commentId w16cid:paraId="65053123" w16cid:durableId="2B8E3166"/>
  <w16cid:commentId w16cid:paraId="28D980C6" w16cid:durableId="65946365"/>
  <w16cid:commentId w16cid:paraId="77107569" w16cid:durableId="5AE58862"/>
  <w16cid:commentId w16cid:paraId="225CCA25" w16cid:durableId="1E4C16BE"/>
  <w16cid:commentId w16cid:paraId="09F6F3D6" w16cid:durableId="10F2EC34"/>
  <w16cid:commentId w16cid:paraId="1AB770DF" w16cid:durableId="01A73E8E"/>
  <w16cid:commentId w16cid:paraId="73DC8DDE" w16cid:durableId="6190C803"/>
  <w16cid:commentId w16cid:paraId="0558ED41" w16cid:durableId="5E05EFAD"/>
  <w16cid:commentId w16cid:paraId="7874818D" w16cid:durableId="54C9DB72"/>
  <w16cid:commentId w16cid:paraId="1F39049B" w16cid:durableId="3E41366F"/>
  <w16cid:commentId w16cid:paraId="7B5ADB1D" w16cid:durableId="152F082E"/>
  <w16cid:commentId w16cid:paraId="67909887" w16cid:durableId="3D21172A"/>
  <w16cid:commentId w16cid:paraId="3BDEE8BB" w16cid:durableId="618B7681"/>
  <w16cid:commentId w16cid:paraId="53697F60" w16cid:durableId="0CB3F057"/>
  <w16cid:commentId w16cid:paraId="1E31BB70" w16cid:durableId="53DCCEA6"/>
  <w16cid:commentId w16cid:paraId="74F088E8" w16cid:durableId="3587A5A7"/>
  <w16cid:commentId w16cid:paraId="45663530" w16cid:durableId="466E50BD"/>
  <w16cid:commentId w16cid:paraId="7D135138" w16cid:durableId="0382868F"/>
  <w16cid:commentId w16cid:paraId="30B97739" w16cid:durableId="1975746A"/>
  <w16cid:commentId w16cid:paraId="76C88B15" w16cid:durableId="040B4E6B"/>
  <w16cid:commentId w16cid:paraId="6B466F48" w16cid:durableId="65688CFD"/>
  <w16cid:commentId w16cid:paraId="5E760B32" w16cid:durableId="5D2CFC3E"/>
  <w16cid:commentId w16cid:paraId="5581D1EF" w16cid:durableId="639CD693"/>
  <w16cid:commentId w16cid:paraId="20AFBDBD" w16cid:durableId="0DC96F18"/>
  <w16cid:commentId w16cid:paraId="0AD346FB" w16cid:durableId="7A26B711"/>
  <w16cid:commentId w16cid:paraId="769EC2A0" w16cid:durableId="537A4FC3"/>
  <w16cid:commentId w16cid:paraId="74789826" w16cid:durableId="67FFD125"/>
  <w16cid:commentId w16cid:paraId="7ECCDA62" w16cid:durableId="0F9C4CF5"/>
  <w16cid:commentId w16cid:paraId="3FA76726" w16cid:durableId="70C8F091"/>
  <w16cid:commentId w16cid:paraId="240E8CC5" w16cid:durableId="249C4BFC"/>
  <w16cid:commentId w16cid:paraId="1B7CA163" w16cid:durableId="69F28E18"/>
  <w16cid:commentId w16cid:paraId="2D2C2E65" w16cid:durableId="5225E073"/>
  <w16cid:commentId w16cid:paraId="135EF476" w16cid:durableId="2791599F"/>
  <w16cid:commentId w16cid:paraId="029AFC43" w16cid:durableId="7C4AF43A"/>
  <w16cid:commentId w16cid:paraId="59B7263C" w16cid:durableId="210EF86E"/>
  <w16cid:commentId w16cid:paraId="0D240FAB" w16cid:durableId="216ED581"/>
  <w16cid:commentId w16cid:paraId="2AE3BD7A" w16cid:durableId="1B790764"/>
  <w16cid:commentId w16cid:paraId="2DD580F5" w16cid:durableId="5C23CFAF"/>
  <w16cid:commentId w16cid:paraId="672ED813" w16cid:durableId="3E7D1837"/>
  <w16cid:commentId w16cid:paraId="11E0936D" w16cid:durableId="7F36B13B"/>
  <w16cid:commentId w16cid:paraId="28A98E6D" w16cid:durableId="4F0EA155"/>
  <w16cid:commentId w16cid:paraId="72BC4C70" w16cid:durableId="383AFCAA"/>
  <w16cid:commentId w16cid:paraId="640DCEE1" w16cid:durableId="735829E4"/>
  <w16cid:commentId w16cid:paraId="41BC3955" w16cid:durableId="3EB927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5B19" w:rsidP="005E47E1" w:rsidRDefault="00625B19" w14:paraId="4BBF909F" w14:textId="77777777">
      <w:pPr>
        <w:spacing w:after="0"/>
      </w:pPr>
      <w:r>
        <w:separator/>
      </w:r>
    </w:p>
  </w:endnote>
  <w:endnote w:type="continuationSeparator" w:id="0">
    <w:p w:rsidR="00625B19" w:rsidP="005E47E1" w:rsidRDefault="00625B19" w14:paraId="40EDE255"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NSimSun">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5ACB" w:rsidRDefault="009C5ACB" w14:paraId="64B3E2B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FC3F9B" w:rsidP="00B13526" w:rsidRDefault="00FC3F9B" w14:paraId="5BF70AC2" w14:textId="77777777">
    <w:pPr>
      <w:pStyle w:val="Footer"/>
      <w:pBdr>
        <w:top w:val="single" w:color="4F3493" w:sz="4" w:space="1"/>
      </w:pBdr>
    </w:pPr>
  </w:p>
  <w:tbl>
    <w:tblPr>
      <w:tblStyle w:val="TableGrid"/>
      <w:tblW w:w="5000" w:type="pct"/>
      <w:jc w:val="center"/>
      <w:tblLook w:val="04A0" w:firstRow="1" w:lastRow="0" w:firstColumn="1" w:lastColumn="0" w:noHBand="0" w:noVBand="1"/>
    </w:tblPr>
    <w:tblGrid>
      <w:gridCol w:w="2410"/>
      <w:gridCol w:w="4392"/>
      <w:gridCol w:w="2268"/>
    </w:tblGrid>
    <w:tr w:rsidR="001F3A9E" w:rsidTr="009C5ACB" w14:paraId="4573F415" w14:textId="77777777">
      <w:trPr>
        <w:cantSplit/>
        <w:trHeight w:val="567"/>
        <w:jc w:val="center"/>
      </w:trPr>
      <w:tc>
        <w:tcPr>
          <w:tcW w:w="1329" w:type="pct"/>
          <w:tcMar>
            <w:top w:w="28" w:type="dxa"/>
            <w:left w:w="113" w:type="dxa"/>
            <w:bottom w:w="28" w:type="dxa"/>
            <w:right w:w="113" w:type="dxa"/>
          </w:tcMar>
          <w:vAlign w:val="center"/>
        </w:tcPr>
        <w:p w:rsidR="00FC3F9B" w:rsidP="00BA0928" w:rsidRDefault="00FC3F9B" w14:paraId="2F64A578" w14:textId="77777777">
          <w:pPr>
            <w:pStyle w:val="Footer"/>
          </w:pPr>
          <w:r>
            <w:t>Document Number</w:t>
          </w:r>
        </w:p>
        <w:p w:rsidR="00FC3F9B" w:rsidP="00BA0928" w:rsidRDefault="00DE08D3" w14:paraId="432CC323" w14:textId="4969DCFD">
          <w:pPr>
            <w:pStyle w:val="Footer"/>
          </w:pPr>
          <w:r>
            <w:fldChar w:fldCharType="begin"/>
          </w:r>
          <w:r>
            <w:instrText>DOCPROPERTY  XPERI_Pub_Number  \* MERGEFORMAT</w:instrText>
          </w:r>
          <w:r>
            <w:fldChar w:fldCharType="separate"/>
          </w:r>
          <w:r>
            <w:t>SY_SRS_4113 Appendix A</w:t>
          </w:r>
          <w:r>
            <w:fldChar w:fldCharType="end"/>
          </w:r>
        </w:p>
      </w:tc>
      <w:tc>
        <w:tcPr>
          <w:tcW w:w="2421" w:type="pct"/>
          <w:tcMar>
            <w:top w:w="28" w:type="dxa"/>
            <w:left w:w="113" w:type="dxa"/>
            <w:bottom w:w="28" w:type="dxa"/>
            <w:right w:w="113" w:type="dxa"/>
          </w:tcMar>
          <w:vAlign w:val="center"/>
        </w:tcPr>
        <w:p w:rsidR="00FC3F9B" w:rsidP="00542969" w:rsidRDefault="00FC3F9B" w14:paraId="2746E7B0" w14:textId="77777777">
          <w:pPr>
            <w:pStyle w:val="Footer"/>
            <w:jc w:val="center"/>
          </w:pPr>
          <w:r>
            <w:fldChar w:fldCharType="begin"/>
          </w:r>
          <w:r>
            <w:instrText xml:space="preserve"> PAGE   \* MERGEFORMAT </w:instrText>
          </w:r>
          <w:r>
            <w:fldChar w:fldCharType="separate"/>
          </w:r>
          <w:r>
            <w:rPr>
              <w:noProof/>
            </w:rPr>
            <w:t>1</w:t>
          </w:r>
          <w:r>
            <w:rPr>
              <w:noProof/>
            </w:rPr>
            <w:fldChar w:fldCharType="end"/>
          </w:r>
        </w:p>
      </w:tc>
      <w:tc>
        <w:tcPr>
          <w:tcW w:w="1250" w:type="pct"/>
          <w:tcMar>
            <w:top w:w="28" w:type="dxa"/>
            <w:left w:w="113" w:type="dxa"/>
            <w:bottom w:w="28" w:type="dxa"/>
            <w:right w:w="113" w:type="dxa"/>
          </w:tcMar>
          <w:vAlign w:val="center"/>
        </w:tcPr>
        <w:p w:rsidR="00FC3F9B" w:rsidP="00BA0928" w:rsidRDefault="00D512D7" w14:paraId="663319D6" w14:textId="622A801A">
          <w:pPr>
            <w:pStyle w:val="Footer"/>
            <w:jc w:val="right"/>
          </w:pPr>
          <w:r>
            <w:t xml:space="preserve">Version </w:t>
          </w:r>
          <w:r>
            <w:fldChar w:fldCharType="begin"/>
          </w:r>
          <w:r>
            <w:instrText>DOCPROPERTY  XPERI_Pub_Version  \* MERGEFORMAT</w:instrText>
          </w:r>
          <w:r>
            <w:fldChar w:fldCharType="separate"/>
          </w:r>
          <w:r w:rsidR="00E604B8">
            <w:t>1.0.0.2</w:t>
          </w:r>
          <w:r>
            <w:fldChar w:fldCharType="end"/>
          </w:r>
        </w:p>
        <w:p w:rsidR="00FC3F9B" w:rsidP="00BA0928" w:rsidRDefault="00712F16" w14:paraId="51730AD8" w14:textId="0123B555">
          <w:pPr>
            <w:pStyle w:val="Footer"/>
            <w:jc w:val="right"/>
          </w:pPr>
          <w:del w:author="Paul Peyla" w:date="2026-04-06T17:32:00Z" w16du:dateUtc="2026-04-06T21:32:00Z" w:id="1017">
            <w:r w:rsidDel="0046791B">
              <w:delText xml:space="preserve">March </w:delText>
            </w:r>
          </w:del>
          <w:ins w:author="Paul Peyla" w:date="2026-04-06T17:32:00Z" w16du:dateUtc="2026-04-06T21:32:00Z" w:id="1018">
            <w:r w:rsidR="0046791B">
              <w:t>Apri</w:t>
            </w:r>
          </w:ins>
          <w:ins w:author="Paul Peyla" w:date="2026-04-06T17:33:00Z" w16du:dateUtc="2026-04-06T21:33:00Z" w:id="1019">
            <w:r w:rsidR="0046791B">
              <w:t>l</w:t>
            </w:r>
          </w:ins>
          <w:ins w:author="Paul Peyla" w:date="2026-04-06T17:32:00Z" w16du:dateUtc="2026-04-06T21:32:00Z" w:id="1020">
            <w:r w:rsidR="0046791B">
              <w:t xml:space="preserve"> </w:t>
            </w:r>
          </w:ins>
          <w:r w:rsidR="00AB1D86">
            <w:t>202</w:t>
          </w:r>
          <w:r>
            <w:t>6</w:t>
          </w:r>
        </w:p>
      </w:tc>
    </w:tr>
  </w:tbl>
  <w:p w:rsidR="00FC3F9B" w:rsidP="00D512D7" w:rsidRDefault="00FC3F9B" w14:paraId="0C67ADE3" w14:textId="7D0AC4D4">
    <w:pPr>
      <w:pStyle w:val="Footer"/>
      <w:jc w:val="center"/>
    </w:pPr>
    <w:r>
      <w:rPr>
        <w:noProof/>
      </w:rPr>
      <mc:AlternateContent>
        <mc:Choice Requires="wps">
          <w:drawing>
            <wp:anchor distT="0" distB="0" distL="114300" distR="114300" simplePos="0" relativeHeight="251658240" behindDoc="0" locked="0" layoutInCell="1" allowOverlap="1" wp14:anchorId="73B5B5F4" wp14:editId="1D124ED9">
              <wp:simplePos x="0" y="0"/>
              <wp:positionH relativeFrom="page">
                <wp:posOffset>0</wp:posOffset>
              </wp:positionH>
              <wp:positionV relativeFrom="page">
                <wp:posOffset>10614025</wp:posOffset>
              </wp:positionV>
              <wp:extent cx="7775575" cy="143510"/>
              <wp:effectExtent l="0" t="0" r="0" b="8890"/>
              <wp:wrapNone/>
              <wp:docPr id="31" name="Rectangle 31"/>
              <wp:cNvGraphicFramePr/>
              <a:graphic xmlns:a="http://schemas.openxmlformats.org/drawingml/2006/main">
                <a:graphicData uri="http://schemas.microsoft.com/office/word/2010/wordprocessingShape">
                  <wps:wsp>
                    <wps:cNvSpPr/>
                    <wps:spPr>
                      <a:xfrm>
                        <a:off x="0" y="0"/>
                        <a:ext cx="7775575" cy="143510"/>
                      </a:xfrm>
                      <a:prstGeom prst="rect">
                        <a:avLst/>
                      </a:prstGeom>
                      <a:gradFill flip="none" rotWithShape="1">
                        <a:gsLst>
                          <a:gs pos="0">
                            <a:srgbClr val="E4146E"/>
                          </a:gs>
                          <a:gs pos="25000">
                            <a:srgbClr val="B92372"/>
                          </a:gs>
                          <a:gs pos="75000">
                            <a:srgbClr val="6226A7"/>
                          </a:gs>
                          <a:gs pos="50000">
                            <a:srgbClr val="921E93"/>
                          </a:gs>
                          <a:gs pos="100000">
                            <a:srgbClr val="4F349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2408DFB9">
            <v:rect id="Rectangle 31" style="position:absolute;margin-left:0;margin-top:835.75pt;width:612.25pt;height:11.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e4146e" stroked="f" strokeweight="1pt" w14:anchorId="40E3B2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">
              <v:fill type="gradient" color2="#4f3493" colors="0 #e4146e;.25 #b92372;.5 #921e93;.75 #6226a7;1 #4f3493" angle="90" focus="100%" rotate="t"/>
              <w10:wrap anchorx="page" anchory="page"/>
            </v:rect>
          </w:pict>
        </mc:Fallback>
      </mc:AlternateContent>
    </w:r>
    <w:r w:rsidDel="00B76B5F" w:rsidR="00B76B5F">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5ACB" w:rsidRDefault="009C5ACB" w14:paraId="69FC615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5B19" w:rsidP="005E47E1" w:rsidRDefault="00625B19" w14:paraId="1DB51A93" w14:textId="77777777">
      <w:pPr>
        <w:spacing w:after="0"/>
      </w:pPr>
      <w:r>
        <w:separator/>
      </w:r>
    </w:p>
  </w:footnote>
  <w:footnote w:type="continuationSeparator" w:id="0">
    <w:p w:rsidR="00625B19" w:rsidP="005E47E1" w:rsidRDefault="00625B19" w14:paraId="0F26FEBF"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5ACB" w:rsidRDefault="009C5ACB" w14:paraId="21211F5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5000" w:type="pct"/>
      <w:jc w:val="center"/>
      <w:tblLook w:val="04A0" w:firstRow="1" w:lastRow="0" w:firstColumn="1" w:lastColumn="0" w:noHBand="0" w:noVBand="1"/>
    </w:tblPr>
    <w:tblGrid>
      <w:gridCol w:w="1996"/>
      <w:gridCol w:w="5351"/>
      <w:gridCol w:w="1723"/>
    </w:tblGrid>
    <w:tr w:rsidR="00FC3F9B" w:rsidTr="00D31D58" w14:paraId="19AB5A91" w14:textId="77777777">
      <w:trPr>
        <w:cantSplit/>
        <w:trHeight w:val="567"/>
        <w:jc w:val="center"/>
      </w:trPr>
      <w:tc>
        <w:tcPr>
          <w:tcW w:w="1000" w:type="pct"/>
          <w:tcMar>
            <w:top w:w="28" w:type="dxa"/>
            <w:left w:w="113" w:type="dxa"/>
            <w:bottom w:w="28" w:type="dxa"/>
            <w:right w:w="113" w:type="dxa"/>
          </w:tcMar>
          <w:vAlign w:val="center"/>
        </w:tcPr>
        <w:p w:rsidR="00FC3F9B" w:rsidRDefault="00FC3F9B" w14:paraId="732C072B" w14:textId="77777777">
          <w:pPr>
            <w:pStyle w:val="Header"/>
          </w:pPr>
          <w:r>
            <w:rPr>
              <w:noProof/>
            </w:rPr>
            <w:drawing>
              <wp:inline distT="0" distB="0" distL="0" distR="0" wp14:anchorId="33E01620" wp14:editId="36BDA9C2">
                <wp:extent cx="1114425" cy="2381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tim giblin outlook attachment, xperi_117.png"/>
                        <pic:cNvPicPr/>
                      </pic:nvPicPr>
                      <pic:blipFill>
                        <a:blip r:embed="rId1">
                          <a:extLst>
                            <a:ext uri="{28A0092B-C50C-407E-A947-70E740481C1C}">
                              <a14:useLocalDpi xmlns:a14="http://schemas.microsoft.com/office/drawing/2010/main" val="0"/>
                            </a:ext>
                          </a:extLst>
                        </a:blip>
                        <a:stretch>
                          <a:fillRect/>
                        </a:stretch>
                      </pic:blipFill>
                      <pic:spPr>
                        <a:xfrm>
                          <a:off x="0" y="0"/>
                          <a:ext cx="1114425" cy="238125"/>
                        </a:xfrm>
                        <a:prstGeom prst="rect">
                          <a:avLst/>
                        </a:prstGeom>
                      </pic:spPr>
                    </pic:pic>
                  </a:graphicData>
                </a:graphic>
              </wp:inline>
            </w:drawing>
          </w:r>
        </w:p>
      </w:tc>
      <w:tc>
        <w:tcPr>
          <w:tcW w:w="3000" w:type="pct"/>
          <w:tcMar>
            <w:top w:w="28" w:type="dxa"/>
            <w:left w:w="113" w:type="dxa"/>
            <w:bottom w:w="28" w:type="dxa"/>
            <w:right w:w="113" w:type="dxa"/>
          </w:tcMar>
          <w:vAlign w:val="center"/>
        </w:tcPr>
        <w:p w:rsidR="00FC3F9B" w:rsidP="00E9731F" w:rsidRDefault="00FC3F9B" w14:paraId="7B1BFE2B" w14:textId="77777777">
          <w:pPr>
            <w:pStyle w:val="Header"/>
            <w:jc w:val="center"/>
          </w:pPr>
          <w:r>
            <w:t>PROPRIETARY &amp; CONFIDENTIAL</w:t>
          </w:r>
        </w:p>
        <w:p w:rsidR="00FC3F9B" w:rsidP="00843D00" w:rsidRDefault="003C62C2" w14:paraId="7BF2BA11" w14:textId="7D6FA6AE">
          <w:pPr>
            <w:pStyle w:val="Header"/>
            <w:jc w:val="center"/>
          </w:pPr>
          <w:sdt>
            <w:sdtPr>
              <w:alias w:val="Title"/>
              <w:tag w:val=""/>
              <w:id w:val="-345171798"/>
              <w:placeholder>
                <w:docPart w:val="99D8C1FDAC2F443C9C4371CBE1AAC410"/>
              </w:placeholder>
              <w:dataBinding w:prefixMappings="xmlns:ns0='http://purl.org/dc/elements/1.1/' xmlns:ns1='http://schemas.openxmlformats.org/package/2006/metadata/core-properties' " w:xpath="/ns1:coreProperties[1]/ns0:title[1]" w:storeItemID="{6C3C8BC8-F283-45AE-878A-BAB7291924A1}"/>
              <w:text/>
            </w:sdtPr>
            <w:sdtContent>
              <w:del w:author="Paul Peyla" w:date="2026-03-26T18:46:00Z" w16du:dateUtc="2026-03-26T22:46:00Z" w:id="1015">
                <w:r w:rsidDel="00C25C75" w:rsidR="00712F16">
                  <w:delText>AutoStage Moments</w:delText>
                </w:r>
              </w:del>
              <w:ins w:author="Paul Peyla" w:date="2026-03-26T18:46:00Z" w16du:dateUtc="2026-03-26T22:46:00Z" w:id="1016">
                <w:r w:rsidR="00C25C75">
                  <w:t>Audio Messages</w:t>
                </w:r>
              </w:ins>
            </w:sdtContent>
          </w:sdt>
          <w:r w:rsidR="00FC3F9B">
            <w:t xml:space="preserve"> </w:t>
          </w:r>
          <w:r w:rsidR="00602A1A">
            <w:t>|</w:t>
          </w:r>
          <w:r w:rsidR="00FC3F9B">
            <w:t xml:space="preserve"> </w:t>
          </w:r>
          <w:sdt>
            <w:sdtPr>
              <w:alias w:val="Subject"/>
              <w:tag w:val=""/>
              <w:id w:val="560536179"/>
              <w:placeholder>
                <w:docPart w:val="1C69C24672754BAA9552A4152AF8D894"/>
              </w:placeholder>
              <w:dataBinding w:prefixMappings="xmlns:ns0='http://purl.org/dc/elements/1.1/' xmlns:ns1='http://schemas.openxmlformats.org/package/2006/metadata/core-properties' " w:xpath="/ns1:coreProperties[1]/ns0:subject[1]" w:storeItemID="{6C3C8BC8-F283-45AE-878A-BAB7291924A1}"/>
              <w:text/>
            </w:sdtPr>
            <w:sdtContent>
              <w:r w:rsidR="004B06FD">
                <w:t>DTS AutoStage™ Receiver Requirements and Recommendations</w:t>
              </w:r>
            </w:sdtContent>
          </w:sdt>
        </w:p>
      </w:tc>
      <w:tc>
        <w:tcPr>
          <w:tcW w:w="1000" w:type="pct"/>
          <w:tcMar>
            <w:top w:w="28" w:type="dxa"/>
            <w:left w:w="113" w:type="dxa"/>
            <w:bottom w:w="28" w:type="dxa"/>
            <w:right w:w="113" w:type="dxa"/>
          </w:tcMar>
          <w:vAlign w:val="center"/>
        </w:tcPr>
        <w:p w:rsidR="00FC3F9B" w:rsidP="00E25C98" w:rsidRDefault="00AB1D86" w14:paraId="0ACDF136" w14:textId="26C12710">
          <w:pPr>
            <w:pStyle w:val="Header"/>
            <w:jc w:val="right"/>
          </w:pPr>
          <w:r>
            <w:t>DTS AutoStage</w:t>
          </w:r>
        </w:p>
      </w:tc>
    </w:tr>
  </w:tbl>
  <w:p w:rsidR="00FC3F9B" w:rsidP="00843D00" w:rsidRDefault="00FC3F9B" w14:paraId="5DBE3E1F" w14:textId="77777777">
    <w:pPr>
      <w:pStyle w:val="Header"/>
      <w:pBdr>
        <w:bottom w:val="single" w:color="4F3493" w:sz="4" w:space="1"/>
      </w:pBdr>
      <w:spacing w:after="200"/>
    </w:pPr>
    <w:r>
      <w:rPr>
        <w:noProof/>
      </w:rPr>
      <mc:AlternateContent>
        <mc:Choice Requires="wps">
          <w:drawing>
            <wp:anchor distT="0" distB="0" distL="114300" distR="114300" simplePos="0" relativeHeight="251658241" behindDoc="0" locked="0" layoutInCell="1" allowOverlap="1" wp14:anchorId="2526530A" wp14:editId="4A4C7F1F">
              <wp:simplePos x="0" y="0"/>
              <wp:positionH relativeFrom="page">
                <wp:posOffset>0</wp:posOffset>
              </wp:positionH>
              <wp:positionV relativeFrom="page">
                <wp:posOffset>-71755</wp:posOffset>
              </wp:positionV>
              <wp:extent cx="7775640" cy="143640"/>
              <wp:effectExtent l="0" t="0" r="0" b="8890"/>
              <wp:wrapNone/>
              <wp:docPr id="29" name="Rectangle 29"/>
              <wp:cNvGraphicFramePr/>
              <a:graphic xmlns:a="http://schemas.openxmlformats.org/drawingml/2006/main">
                <a:graphicData uri="http://schemas.microsoft.com/office/word/2010/wordprocessingShape">
                  <wps:wsp>
                    <wps:cNvSpPr/>
                    <wps:spPr>
                      <a:xfrm>
                        <a:off x="0" y="0"/>
                        <a:ext cx="7775640" cy="143640"/>
                      </a:xfrm>
                      <a:prstGeom prst="rect">
                        <a:avLst/>
                      </a:prstGeom>
                      <a:gradFill flip="none" rotWithShape="1">
                        <a:gsLst>
                          <a:gs pos="0">
                            <a:srgbClr val="E4146E"/>
                          </a:gs>
                          <a:gs pos="25000">
                            <a:srgbClr val="B92372"/>
                          </a:gs>
                          <a:gs pos="75000">
                            <a:srgbClr val="6226A7"/>
                          </a:gs>
                          <a:gs pos="50000">
                            <a:srgbClr val="921E93"/>
                          </a:gs>
                          <a:gs pos="100000">
                            <a:srgbClr val="4F349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17492E0">
            <v:rect id="Rectangle 29" style="position:absolute;margin-left:0;margin-top:-5.65pt;width:612.25pt;height:11.3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e4146e" stroked="f" strokeweight="1pt" w14:anchorId="054C6C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">
              <v:fill type="gradient" color2="#4f3493" colors="0 #e4146e;.25 #b92372;.5 #921e93;.75 #6226a7;1 #4f3493" angle="90" focus="100%" rotate="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5ACB" w:rsidRDefault="009C5ACB" w14:paraId="7A2D889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630"/>
    <w:multiLevelType w:val="hybridMultilevel"/>
    <w:tmpl w:val="D22A38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392036"/>
    <w:multiLevelType w:val="hybridMultilevel"/>
    <w:tmpl w:val="FAF2B2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9967C75"/>
    <w:multiLevelType w:val="hybridMultilevel"/>
    <w:tmpl w:val="E6E212C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D67317"/>
    <w:multiLevelType w:val="multilevel"/>
    <w:tmpl w:val="6934742A"/>
    <w:lvl w:ilvl="0">
      <w:start w:val="1"/>
      <w:numFmt w:val="bullet"/>
      <w:lvlText w:val=""/>
      <w:lvlJc w:val="left"/>
      <w:pPr>
        <w:tabs>
          <w:tab w:val="num" w:pos="1080"/>
        </w:tabs>
        <w:ind w:left="1080" w:hanging="360"/>
      </w:pPr>
      <w:rPr>
        <w:rFonts w:hint="default" w:ascii="Symbol" w:hAnsi="Symbol"/>
      </w:rPr>
    </w:lvl>
    <w:lvl w:ilvl="1">
      <w:start w:val="1"/>
      <w:numFmt w:val="decimal"/>
      <w:lvlText w:val="(%2)"/>
      <w:lvlJc w:val="left"/>
      <w:pPr>
        <w:ind w:left="1800" w:hanging="360"/>
      </w:pPr>
      <w:rPr>
        <w:rFonts w:hint="default"/>
      </w:rPr>
    </w:lvl>
    <w:lvl w:ilvl="2">
      <w:start w:val="1"/>
      <w:numFmt w:val="bullet"/>
      <w:lvlText w:val=""/>
      <w:lvlJc w:val="left"/>
      <w:pPr>
        <w:ind w:left="2520" w:hanging="360"/>
      </w:pPr>
      <w:rPr>
        <w:rFonts w:hint="default" w:ascii="Symbol" w:hAnsi="Symbol"/>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BF73249"/>
    <w:multiLevelType w:val="hybridMultilevel"/>
    <w:tmpl w:val="C61EE1A8"/>
    <w:lvl w:ilvl="0" w:tplc="43A0CD50">
      <w:start w:val="1"/>
      <w:numFmt w:val="lowerRoman"/>
      <w:pStyle w:val="3rdNumber"/>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3258C8"/>
    <w:multiLevelType w:val="hybridMultilevel"/>
    <w:tmpl w:val="4EFA2C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FC40131"/>
    <w:multiLevelType w:val="hybridMultilevel"/>
    <w:tmpl w:val="BF9E9644"/>
    <w:lvl w:ilvl="0" w:tplc="CCDC924E">
      <w:start w:val="1"/>
      <w:numFmt w:val="decimal"/>
      <w:pStyle w:val="1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82775B"/>
    <w:multiLevelType w:val="multilevel"/>
    <w:tmpl w:val="68B8F5C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9C126D0"/>
    <w:multiLevelType w:val="hybridMultilevel"/>
    <w:tmpl w:val="842C0F16"/>
    <w:lvl w:ilvl="0" w:tplc="46D48858">
      <w:start w:val="1"/>
      <w:numFmt w:val="bullet"/>
      <w:pStyle w:val="2nd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F831D3D"/>
    <w:multiLevelType w:val="multilevel"/>
    <w:tmpl w:val="BC9A09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8A63AE"/>
    <w:multiLevelType w:val="multilevel"/>
    <w:tmpl w:val="CB90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B62D9"/>
    <w:multiLevelType w:val="multilevel"/>
    <w:tmpl w:val="C4AA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03124F"/>
    <w:multiLevelType w:val="multilevel"/>
    <w:tmpl w:val="370C4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0EA3F9F"/>
    <w:multiLevelType w:val="multilevel"/>
    <w:tmpl w:val="FB7EA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40615F4"/>
    <w:multiLevelType w:val="multilevel"/>
    <w:tmpl w:val="BD563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44E4625"/>
    <w:multiLevelType w:val="hybridMultilevel"/>
    <w:tmpl w:val="83B416EA"/>
    <w:lvl w:ilvl="0" w:tplc="55922038">
      <w:start w:val="1"/>
      <w:numFmt w:val="bullet"/>
      <w:pStyle w:val="3rd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67C7587"/>
    <w:multiLevelType w:val="hybridMultilevel"/>
    <w:tmpl w:val="C8BECED8"/>
    <w:lvl w:ilvl="0" w:tplc="711A578E">
      <w:start w:val="1"/>
      <w:numFmt w:val="bullet"/>
      <w:pStyle w:val="BulletLevel2"/>
      <w:lvlText w:val=""/>
      <w:lvlJc w:val="left"/>
      <w:pPr>
        <w:ind w:left="1854" w:hanging="360"/>
      </w:pPr>
      <w:rPr>
        <w:rFonts w:hint="default" w:ascii="Wingdings" w:hAnsi="Wingdings"/>
      </w:rPr>
    </w:lvl>
    <w:lvl w:ilvl="1" w:tplc="04090003" w:tentative="1">
      <w:start w:val="1"/>
      <w:numFmt w:val="bullet"/>
      <w:lvlText w:val="o"/>
      <w:lvlJc w:val="left"/>
      <w:pPr>
        <w:ind w:left="2574" w:hanging="360"/>
      </w:pPr>
      <w:rPr>
        <w:rFonts w:hint="default" w:ascii="Courier New" w:hAnsi="Courier New" w:cs="Courier New"/>
      </w:rPr>
    </w:lvl>
    <w:lvl w:ilvl="2" w:tplc="04090005" w:tentative="1">
      <w:start w:val="1"/>
      <w:numFmt w:val="bullet"/>
      <w:lvlText w:val=""/>
      <w:lvlJc w:val="left"/>
      <w:pPr>
        <w:ind w:left="3294" w:hanging="360"/>
      </w:pPr>
      <w:rPr>
        <w:rFonts w:hint="default" w:ascii="Wingdings" w:hAnsi="Wingdings"/>
      </w:rPr>
    </w:lvl>
    <w:lvl w:ilvl="3" w:tplc="04090001" w:tentative="1">
      <w:start w:val="1"/>
      <w:numFmt w:val="bullet"/>
      <w:lvlText w:val=""/>
      <w:lvlJc w:val="left"/>
      <w:pPr>
        <w:ind w:left="4014" w:hanging="360"/>
      </w:pPr>
      <w:rPr>
        <w:rFonts w:hint="default" w:ascii="Symbol" w:hAnsi="Symbol"/>
      </w:rPr>
    </w:lvl>
    <w:lvl w:ilvl="4" w:tplc="04090003" w:tentative="1">
      <w:start w:val="1"/>
      <w:numFmt w:val="bullet"/>
      <w:lvlText w:val="o"/>
      <w:lvlJc w:val="left"/>
      <w:pPr>
        <w:ind w:left="4734" w:hanging="360"/>
      </w:pPr>
      <w:rPr>
        <w:rFonts w:hint="default" w:ascii="Courier New" w:hAnsi="Courier New" w:cs="Courier New"/>
      </w:rPr>
    </w:lvl>
    <w:lvl w:ilvl="5" w:tplc="04090005" w:tentative="1">
      <w:start w:val="1"/>
      <w:numFmt w:val="bullet"/>
      <w:lvlText w:val=""/>
      <w:lvlJc w:val="left"/>
      <w:pPr>
        <w:ind w:left="5454" w:hanging="360"/>
      </w:pPr>
      <w:rPr>
        <w:rFonts w:hint="default" w:ascii="Wingdings" w:hAnsi="Wingdings"/>
      </w:rPr>
    </w:lvl>
    <w:lvl w:ilvl="6" w:tplc="04090001" w:tentative="1">
      <w:start w:val="1"/>
      <w:numFmt w:val="bullet"/>
      <w:lvlText w:val=""/>
      <w:lvlJc w:val="left"/>
      <w:pPr>
        <w:ind w:left="6174" w:hanging="360"/>
      </w:pPr>
      <w:rPr>
        <w:rFonts w:hint="default" w:ascii="Symbol" w:hAnsi="Symbol"/>
      </w:rPr>
    </w:lvl>
    <w:lvl w:ilvl="7" w:tplc="04090003" w:tentative="1">
      <w:start w:val="1"/>
      <w:numFmt w:val="bullet"/>
      <w:lvlText w:val="o"/>
      <w:lvlJc w:val="left"/>
      <w:pPr>
        <w:ind w:left="6894" w:hanging="360"/>
      </w:pPr>
      <w:rPr>
        <w:rFonts w:hint="default" w:ascii="Courier New" w:hAnsi="Courier New" w:cs="Courier New"/>
      </w:rPr>
    </w:lvl>
    <w:lvl w:ilvl="8" w:tplc="04090005" w:tentative="1">
      <w:start w:val="1"/>
      <w:numFmt w:val="bullet"/>
      <w:lvlText w:val=""/>
      <w:lvlJc w:val="left"/>
      <w:pPr>
        <w:ind w:left="7614" w:hanging="360"/>
      </w:pPr>
      <w:rPr>
        <w:rFonts w:hint="default" w:ascii="Wingdings" w:hAnsi="Wingdings"/>
      </w:rPr>
    </w:lvl>
  </w:abstractNum>
  <w:abstractNum w:abstractNumId="17" w15:restartNumberingAfterBreak="0">
    <w:nsid w:val="36EC3BFA"/>
    <w:multiLevelType w:val="hybridMultilevel"/>
    <w:tmpl w:val="69F691DA"/>
    <w:lvl w:ilvl="0" w:tplc="C90453D4">
      <w:start w:val="1"/>
      <w:numFmt w:val="decimal"/>
      <w:pStyle w:val="Referenc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2E09FD"/>
    <w:multiLevelType w:val="hybridMultilevel"/>
    <w:tmpl w:val="120A5EC8"/>
    <w:lvl w:ilvl="0" w:tplc="04090001">
      <w:start w:val="1"/>
      <w:numFmt w:val="bullet"/>
      <w:lvlText w:val=""/>
      <w:lvlJc w:val="left"/>
      <w:pPr>
        <w:ind w:left="720" w:hanging="360"/>
      </w:pPr>
      <w:rPr>
        <w:rFonts w:hint="default" w:ascii="Symbol" w:hAnsi="Symbol"/>
      </w:rPr>
    </w:lvl>
    <w:lvl w:ilvl="1" w:tplc="04090011">
      <w:start w:val="1"/>
      <w:numFmt w:val="decimal"/>
      <w:lvlText w:val="%2)"/>
      <w:lvlJc w:val="left"/>
      <w:pPr>
        <w:ind w:left="1440" w:hanging="360"/>
      </w:p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0F64D3C"/>
    <w:multiLevelType w:val="hybridMultilevel"/>
    <w:tmpl w:val="CA5CCF48"/>
    <w:lvl w:ilvl="0" w:tplc="B6AC8458">
      <w:start w:val="1"/>
      <w:numFmt w:val="bullet"/>
      <w:pStyle w:val="BulletLevel1"/>
      <w:lvlText w:val=""/>
      <w:lvlJc w:val="left"/>
      <w:pPr>
        <w:ind w:left="1004" w:hanging="360"/>
      </w:pPr>
      <w:rPr>
        <w:rFonts w:hint="default" w:ascii="Wingdings" w:hAnsi="Wingdings"/>
        <w:color w:val="4F3493"/>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20" w15:restartNumberingAfterBreak="0">
    <w:nsid w:val="41E22E4E"/>
    <w:multiLevelType w:val="hybridMultilevel"/>
    <w:tmpl w:val="2478813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4FD29DD"/>
    <w:multiLevelType w:val="multilevel"/>
    <w:tmpl w:val="783E5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5FA86F83"/>
    <w:multiLevelType w:val="hybridMultilevel"/>
    <w:tmpl w:val="7D4C6784"/>
    <w:lvl w:ilvl="0" w:tplc="AC72347E">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2A6CF5"/>
    <w:multiLevelType w:val="hybridMultilevel"/>
    <w:tmpl w:val="7924B840"/>
    <w:lvl w:ilvl="0" w:tplc="B476C54E">
      <w:start w:val="1"/>
      <w:numFmt w:val="lowerLetter"/>
      <w:pStyle w:val="2nd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A01AE3"/>
    <w:multiLevelType w:val="hybridMultilevel"/>
    <w:tmpl w:val="2FFC1B0E"/>
    <w:lvl w:ilvl="0" w:tplc="04090001">
      <w:start w:val="1"/>
      <w:numFmt w:val="bullet"/>
      <w:lvlText w:val=""/>
      <w:lvlJc w:val="left"/>
      <w:pPr>
        <w:ind w:left="1004" w:hanging="360"/>
      </w:pPr>
      <w:rPr>
        <w:rFonts w:hint="default" w:ascii="Symbol" w:hAnsi="Symbol"/>
        <w:color w:val="4F3493"/>
      </w:rPr>
    </w:lvl>
    <w:lvl w:ilvl="1" w:tplc="1F0EE732">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25" w15:restartNumberingAfterBreak="0">
    <w:nsid w:val="73E97C5E"/>
    <w:multiLevelType w:val="multilevel"/>
    <w:tmpl w:val="FDFC5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756A349A"/>
    <w:multiLevelType w:val="multilevel"/>
    <w:tmpl w:val="2B326246"/>
    <w:styleLink w:val="numbREQ"/>
    <w:lvl w:ilvl="0">
      <w:start w:val="1"/>
      <w:numFmt w:val="decimal"/>
      <w:lvlText w:val="REQ-%1"/>
      <w:lvlJc w:val="left"/>
      <w:pPr>
        <w:tabs>
          <w:tab w:val="num" w:pos="397"/>
        </w:tabs>
        <w:ind w:left="397" w:hanging="397"/>
      </w:pPr>
      <w:rPr>
        <w:rFonts w:hint="default" w:ascii="Century Gothic" w:hAnsi="Century Gothic"/>
        <w:color w:val="E4146E"/>
        <w:sz w:val="18"/>
      </w:rPr>
    </w:lvl>
    <w:lvl w:ilvl="1">
      <w:start w:val="1"/>
      <w:numFmt w:val="decimal"/>
      <w:lvlText w:val="%2]"/>
      <w:lvlJc w:val="left"/>
      <w:pPr>
        <w:ind w:left="794" w:hanging="397"/>
      </w:pPr>
      <w:rPr>
        <w:rFonts w:hint="default" w:ascii="Century Gothic" w:hAnsi="Century Gothic"/>
        <w:b w:val="0"/>
        <w:i w:val="0"/>
        <w:color w:val="E4146E"/>
        <w:sz w:val="18"/>
      </w:rPr>
    </w:lvl>
    <w:lvl w:ilvl="2">
      <w:start w:val="1"/>
      <w:numFmt w:val="decimal"/>
      <w:lvlText w:val="%3]"/>
      <w:lvlJc w:val="left"/>
      <w:pPr>
        <w:ind w:left="1191" w:hanging="397"/>
      </w:pPr>
      <w:rPr>
        <w:rFonts w:hint="default" w:ascii="Century Gothic" w:hAnsi="Century Gothic"/>
        <w:b w:val="0"/>
        <w:i w:val="0"/>
        <w:color w:val="E4146E"/>
        <w:sz w:val="18"/>
      </w:rPr>
    </w:lvl>
    <w:lvl w:ilvl="3">
      <w:start w:val="1"/>
      <w:numFmt w:val="decimal"/>
      <w:lvlText w:val="%4]"/>
      <w:lvlJc w:val="left"/>
      <w:pPr>
        <w:ind w:left="1588" w:hanging="397"/>
      </w:pPr>
      <w:rPr>
        <w:rFonts w:hint="default" w:ascii="Century Gothic" w:hAnsi="Century Gothic"/>
        <w:b w:val="0"/>
        <w:i w:val="0"/>
        <w:color w:val="E4146E"/>
        <w:sz w:val="18"/>
      </w:rPr>
    </w:lvl>
    <w:lvl w:ilvl="4">
      <w:start w:val="1"/>
      <w:numFmt w:val="decimal"/>
      <w:lvlText w:val="%5]"/>
      <w:lvlJc w:val="left"/>
      <w:pPr>
        <w:ind w:left="1985" w:hanging="397"/>
      </w:pPr>
      <w:rPr>
        <w:rFonts w:hint="default" w:ascii="Century Gothic" w:hAnsi="Century Gothic"/>
        <w:b w:val="0"/>
        <w:i w:val="0"/>
        <w:color w:val="E4146E"/>
        <w:sz w:val="18"/>
      </w:rPr>
    </w:lvl>
    <w:lvl w:ilvl="5">
      <w:start w:val="1"/>
      <w:numFmt w:val="decimal"/>
      <w:lvlText w:val="%6]"/>
      <w:lvlJc w:val="left"/>
      <w:pPr>
        <w:ind w:left="2382" w:hanging="397"/>
      </w:pPr>
      <w:rPr>
        <w:rFonts w:hint="default" w:ascii="Century Gothic" w:hAnsi="Century Gothic"/>
        <w:b w:val="0"/>
        <w:i w:val="0"/>
        <w:color w:val="E4146E"/>
        <w:sz w:val="18"/>
      </w:rPr>
    </w:lvl>
    <w:lvl w:ilvl="6">
      <w:start w:val="1"/>
      <w:numFmt w:val="decimal"/>
      <w:lvlText w:val="%7]"/>
      <w:lvlJc w:val="left"/>
      <w:pPr>
        <w:ind w:left="2779" w:hanging="397"/>
      </w:pPr>
      <w:rPr>
        <w:rFonts w:hint="default" w:ascii="Century Gothic" w:hAnsi="Century Gothic"/>
        <w:b w:val="0"/>
        <w:i w:val="0"/>
        <w:color w:val="E4146E"/>
        <w:sz w:val="18"/>
      </w:rPr>
    </w:lvl>
    <w:lvl w:ilvl="7">
      <w:start w:val="1"/>
      <w:numFmt w:val="decimal"/>
      <w:lvlText w:val="%8]"/>
      <w:lvlJc w:val="left"/>
      <w:pPr>
        <w:ind w:left="3176" w:hanging="397"/>
      </w:pPr>
      <w:rPr>
        <w:rFonts w:hint="default" w:ascii="Century Gothic" w:hAnsi="Century Gothic"/>
        <w:b w:val="0"/>
        <w:i w:val="0"/>
        <w:color w:val="E4146E"/>
        <w:sz w:val="18"/>
      </w:rPr>
    </w:lvl>
    <w:lvl w:ilvl="8">
      <w:start w:val="1"/>
      <w:numFmt w:val="decimal"/>
      <w:lvlText w:val="%9]"/>
      <w:lvlJc w:val="left"/>
      <w:pPr>
        <w:ind w:left="3573" w:hanging="397"/>
      </w:pPr>
      <w:rPr>
        <w:rFonts w:hint="default" w:ascii="Century Gothic" w:hAnsi="Century Gothic"/>
        <w:b w:val="0"/>
        <w:i w:val="0"/>
        <w:color w:val="E4146E"/>
        <w:sz w:val="18"/>
      </w:rPr>
    </w:lvl>
  </w:abstractNum>
  <w:abstractNum w:abstractNumId="27" w15:restartNumberingAfterBreak="0">
    <w:nsid w:val="7C244E08"/>
    <w:multiLevelType w:val="hybridMultilevel"/>
    <w:tmpl w:val="89BC602E"/>
    <w:lvl w:ilvl="0" w:tplc="FC9445B8">
      <w:start w:val="1"/>
      <w:numFmt w:val="bullet"/>
      <w:pStyle w:val="1st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13766263">
    <w:abstractNumId w:val="26"/>
  </w:num>
  <w:num w:numId="2" w16cid:durableId="203830370">
    <w:abstractNumId w:val="24"/>
  </w:num>
  <w:num w:numId="3" w16cid:durableId="524366078">
    <w:abstractNumId w:val="7"/>
  </w:num>
  <w:num w:numId="4" w16cid:durableId="447626936">
    <w:abstractNumId w:val="17"/>
  </w:num>
  <w:num w:numId="5" w16cid:durableId="1259681086">
    <w:abstractNumId w:val="16"/>
  </w:num>
  <w:num w:numId="6" w16cid:durableId="2003583043">
    <w:abstractNumId w:val="19"/>
  </w:num>
  <w:num w:numId="7" w16cid:durableId="1079981021">
    <w:abstractNumId w:val="22"/>
  </w:num>
  <w:num w:numId="8" w16cid:durableId="1811291299">
    <w:abstractNumId w:val="27"/>
  </w:num>
  <w:num w:numId="9" w16cid:durableId="1391535897">
    <w:abstractNumId w:val="8"/>
  </w:num>
  <w:num w:numId="10" w16cid:durableId="1492210132">
    <w:abstractNumId w:val="15"/>
  </w:num>
  <w:num w:numId="11" w16cid:durableId="1720785495">
    <w:abstractNumId w:val="6"/>
  </w:num>
  <w:num w:numId="12" w16cid:durableId="740981075">
    <w:abstractNumId w:val="23"/>
  </w:num>
  <w:num w:numId="13" w16cid:durableId="278101574">
    <w:abstractNumId w:val="4"/>
  </w:num>
  <w:num w:numId="14" w16cid:durableId="1116563012">
    <w:abstractNumId w:val="0"/>
  </w:num>
  <w:num w:numId="15" w16cid:durableId="1559777598">
    <w:abstractNumId w:val="2"/>
  </w:num>
  <w:num w:numId="16" w16cid:durableId="269094673">
    <w:abstractNumId w:val="18"/>
  </w:num>
  <w:num w:numId="17" w16cid:durableId="1353150081">
    <w:abstractNumId w:val="1"/>
  </w:num>
  <w:num w:numId="18" w16cid:durableId="767192960">
    <w:abstractNumId w:val="20"/>
  </w:num>
  <w:num w:numId="19" w16cid:durableId="1869489392">
    <w:abstractNumId w:val="10"/>
  </w:num>
  <w:num w:numId="20" w16cid:durableId="1359088716">
    <w:abstractNumId w:val="3"/>
  </w:num>
  <w:num w:numId="21" w16cid:durableId="938101783">
    <w:abstractNumId w:val="9"/>
  </w:num>
  <w:num w:numId="22" w16cid:durableId="1060204736">
    <w:abstractNumId w:val="11"/>
  </w:num>
  <w:num w:numId="23" w16cid:durableId="2107997582">
    <w:abstractNumId w:val="13"/>
  </w:num>
  <w:num w:numId="24" w16cid:durableId="827131394">
    <w:abstractNumId w:val="25"/>
  </w:num>
  <w:num w:numId="25" w16cid:durableId="1939293361">
    <w:abstractNumId w:val="21"/>
  </w:num>
  <w:num w:numId="26" w16cid:durableId="1660502647">
    <w:abstractNumId w:val="12"/>
  </w:num>
  <w:num w:numId="27" w16cid:durableId="1770925554">
    <w:abstractNumId w:val="14"/>
  </w:num>
  <w:num w:numId="28" w16cid:durableId="1073359003">
    <w:abstractNumId w:val="5"/>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Peyla">
    <w15:presenceInfo w15:providerId="AD" w15:userId="S::paul.peyla@xperi.com::c64a3c5d-9b13-46ca-9996-52a779d80171"/>
  </w15:person>
  <w15:person w15:author="Marco Frattolin">
    <w15:presenceInfo w15:providerId="AD" w15:userId="S::marco.frattolin@xperi.com::6feec2c6-7887-4e1c-837b-daa6ed3de39b"/>
  </w15:person>
  <w15:person w15:author="Marcin Bilski">
    <w15:presenceInfo w15:providerId="AD" w15:userId="S::marcin.bilski@xperi.com::c06344af-1413-472b-aa59-e27e48943638"/>
  </w15:person>
  <w15:person w15:author="Kaushal Patel">
    <w15:presenceInfo w15:providerId="AD" w15:userId="S::kaushal.patel@xperi.com::230873b7-b506-4a97-b1ea-0c2f0d28127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trackRevisions w:val="tru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E0MDcyMDU3NjSxsDRX0lEKTi0uzszPAykwtKgFAF2zjx4tAAAA"/>
  </w:docVars>
  <w:rsids>
    <w:rsidRoot w:val="00BF45AB"/>
    <w:rsid w:val="00000666"/>
    <w:rsid w:val="00000E57"/>
    <w:rsid w:val="000019DF"/>
    <w:rsid w:val="00001D1C"/>
    <w:rsid w:val="000024EE"/>
    <w:rsid w:val="00002913"/>
    <w:rsid w:val="00002F17"/>
    <w:rsid w:val="000032F1"/>
    <w:rsid w:val="00003782"/>
    <w:rsid w:val="00003C2B"/>
    <w:rsid w:val="00003CC7"/>
    <w:rsid w:val="00004281"/>
    <w:rsid w:val="00004673"/>
    <w:rsid w:val="0000492F"/>
    <w:rsid w:val="00004BF4"/>
    <w:rsid w:val="000067FE"/>
    <w:rsid w:val="00007435"/>
    <w:rsid w:val="00010002"/>
    <w:rsid w:val="0001051F"/>
    <w:rsid w:val="000105BD"/>
    <w:rsid w:val="00010EF4"/>
    <w:rsid w:val="00011648"/>
    <w:rsid w:val="0001296E"/>
    <w:rsid w:val="0001354A"/>
    <w:rsid w:val="0001371C"/>
    <w:rsid w:val="00013C8F"/>
    <w:rsid w:val="00014C39"/>
    <w:rsid w:val="00014D12"/>
    <w:rsid w:val="00015773"/>
    <w:rsid w:val="00015A53"/>
    <w:rsid w:val="000161CE"/>
    <w:rsid w:val="00016981"/>
    <w:rsid w:val="00016C65"/>
    <w:rsid w:val="0001726F"/>
    <w:rsid w:val="0001781C"/>
    <w:rsid w:val="00020595"/>
    <w:rsid w:val="000210E2"/>
    <w:rsid w:val="00021CEB"/>
    <w:rsid w:val="000222D3"/>
    <w:rsid w:val="000223FB"/>
    <w:rsid w:val="00022439"/>
    <w:rsid w:val="00023288"/>
    <w:rsid w:val="000236A6"/>
    <w:rsid w:val="000253EC"/>
    <w:rsid w:val="000259C2"/>
    <w:rsid w:val="000264F3"/>
    <w:rsid w:val="00026CC5"/>
    <w:rsid w:val="000274F3"/>
    <w:rsid w:val="00027CC9"/>
    <w:rsid w:val="000302C3"/>
    <w:rsid w:val="00030DBD"/>
    <w:rsid w:val="0003203B"/>
    <w:rsid w:val="000322C2"/>
    <w:rsid w:val="00032AC5"/>
    <w:rsid w:val="0003311F"/>
    <w:rsid w:val="00033589"/>
    <w:rsid w:val="000335AC"/>
    <w:rsid w:val="00033633"/>
    <w:rsid w:val="0003433D"/>
    <w:rsid w:val="00034CA2"/>
    <w:rsid w:val="00034F62"/>
    <w:rsid w:val="000352B9"/>
    <w:rsid w:val="000354E5"/>
    <w:rsid w:val="0003568A"/>
    <w:rsid w:val="00035730"/>
    <w:rsid w:val="00035CA6"/>
    <w:rsid w:val="000362DE"/>
    <w:rsid w:val="00037A67"/>
    <w:rsid w:val="00037AEA"/>
    <w:rsid w:val="00037BAC"/>
    <w:rsid w:val="00040BDA"/>
    <w:rsid w:val="000416D7"/>
    <w:rsid w:val="000417CF"/>
    <w:rsid w:val="000419A1"/>
    <w:rsid w:val="0004286C"/>
    <w:rsid w:val="00042E58"/>
    <w:rsid w:val="0004390B"/>
    <w:rsid w:val="00043B7C"/>
    <w:rsid w:val="00043C7B"/>
    <w:rsid w:val="00044517"/>
    <w:rsid w:val="000452F3"/>
    <w:rsid w:val="00045749"/>
    <w:rsid w:val="00046387"/>
    <w:rsid w:val="0004666F"/>
    <w:rsid w:val="000466AF"/>
    <w:rsid w:val="0004691B"/>
    <w:rsid w:val="00046C8E"/>
    <w:rsid w:val="00047B95"/>
    <w:rsid w:val="0005020F"/>
    <w:rsid w:val="000505FA"/>
    <w:rsid w:val="000509FD"/>
    <w:rsid w:val="00050BFE"/>
    <w:rsid w:val="000514A8"/>
    <w:rsid w:val="000516AD"/>
    <w:rsid w:val="000516C3"/>
    <w:rsid w:val="00051B64"/>
    <w:rsid w:val="00051D3E"/>
    <w:rsid w:val="00051FD5"/>
    <w:rsid w:val="000524DD"/>
    <w:rsid w:val="00052D69"/>
    <w:rsid w:val="000535CC"/>
    <w:rsid w:val="00053EBC"/>
    <w:rsid w:val="00053F74"/>
    <w:rsid w:val="0005458B"/>
    <w:rsid w:val="0005527D"/>
    <w:rsid w:val="000552A7"/>
    <w:rsid w:val="000559ED"/>
    <w:rsid w:val="00056ABE"/>
    <w:rsid w:val="0005756F"/>
    <w:rsid w:val="00057A9D"/>
    <w:rsid w:val="00057EBB"/>
    <w:rsid w:val="00061652"/>
    <w:rsid w:val="00061FFC"/>
    <w:rsid w:val="0006282B"/>
    <w:rsid w:val="00063613"/>
    <w:rsid w:val="000639CE"/>
    <w:rsid w:val="00063AB5"/>
    <w:rsid w:val="00063D0E"/>
    <w:rsid w:val="0006414C"/>
    <w:rsid w:val="00064430"/>
    <w:rsid w:val="00064B14"/>
    <w:rsid w:val="00064D9C"/>
    <w:rsid w:val="00065025"/>
    <w:rsid w:val="00065954"/>
    <w:rsid w:val="000661C5"/>
    <w:rsid w:val="000663C2"/>
    <w:rsid w:val="00066E52"/>
    <w:rsid w:val="00067A23"/>
    <w:rsid w:val="00067DB0"/>
    <w:rsid w:val="0007007F"/>
    <w:rsid w:val="00070394"/>
    <w:rsid w:val="00070FA6"/>
    <w:rsid w:val="00071627"/>
    <w:rsid w:val="00071740"/>
    <w:rsid w:val="000722EF"/>
    <w:rsid w:val="0007268D"/>
    <w:rsid w:val="00072A62"/>
    <w:rsid w:val="00072AB8"/>
    <w:rsid w:val="00072D91"/>
    <w:rsid w:val="00072E59"/>
    <w:rsid w:val="00073A6F"/>
    <w:rsid w:val="00074E30"/>
    <w:rsid w:val="00075293"/>
    <w:rsid w:val="0007567E"/>
    <w:rsid w:val="00076078"/>
    <w:rsid w:val="000769DB"/>
    <w:rsid w:val="00076B2A"/>
    <w:rsid w:val="00076D55"/>
    <w:rsid w:val="00076F29"/>
    <w:rsid w:val="00077F0D"/>
    <w:rsid w:val="00080072"/>
    <w:rsid w:val="000804AE"/>
    <w:rsid w:val="00080FC2"/>
    <w:rsid w:val="0008116E"/>
    <w:rsid w:val="00081267"/>
    <w:rsid w:val="00081AF6"/>
    <w:rsid w:val="00081F6F"/>
    <w:rsid w:val="0008205E"/>
    <w:rsid w:val="000833A0"/>
    <w:rsid w:val="00084059"/>
    <w:rsid w:val="0008458E"/>
    <w:rsid w:val="00084862"/>
    <w:rsid w:val="00084C05"/>
    <w:rsid w:val="00084C89"/>
    <w:rsid w:val="00085005"/>
    <w:rsid w:val="00085840"/>
    <w:rsid w:val="000859EC"/>
    <w:rsid w:val="00085C85"/>
    <w:rsid w:val="00086DA5"/>
    <w:rsid w:val="00086F06"/>
    <w:rsid w:val="00090D45"/>
    <w:rsid w:val="00090FCB"/>
    <w:rsid w:val="00091BF6"/>
    <w:rsid w:val="00091F41"/>
    <w:rsid w:val="0009307B"/>
    <w:rsid w:val="00093B12"/>
    <w:rsid w:val="000940AA"/>
    <w:rsid w:val="000945BE"/>
    <w:rsid w:val="000948AB"/>
    <w:rsid w:val="00094BBA"/>
    <w:rsid w:val="00095173"/>
    <w:rsid w:val="000955C1"/>
    <w:rsid w:val="00095BF6"/>
    <w:rsid w:val="0009641E"/>
    <w:rsid w:val="00096AAD"/>
    <w:rsid w:val="00096F5D"/>
    <w:rsid w:val="000974C7"/>
    <w:rsid w:val="000A01E0"/>
    <w:rsid w:val="000A0269"/>
    <w:rsid w:val="000A05E8"/>
    <w:rsid w:val="000A2B2E"/>
    <w:rsid w:val="000A2C06"/>
    <w:rsid w:val="000A2DF5"/>
    <w:rsid w:val="000A2E3A"/>
    <w:rsid w:val="000A446C"/>
    <w:rsid w:val="000A4E46"/>
    <w:rsid w:val="000A54F1"/>
    <w:rsid w:val="000A588B"/>
    <w:rsid w:val="000A6365"/>
    <w:rsid w:val="000A7B47"/>
    <w:rsid w:val="000B0050"/>
    <w:rsid w:val="000B0368"/>
    <w:rsid w:val="000B06BD"/>
    <w:rsid w:val="000B09DB"/>
    <w:rsid w:val="000B21FB"/>
    <w:rsid w:val="000B2CB7"/>
    <w:rsid w:val="000B2E05"/>
    <w:rsid w:val="000B2E22"/>
    <w:rsid w:val="000B2E98"/>
    <w:rsid w:val="000B38DD"/>
    <w:rsid w:val="000B3E02"/>
    <w:rsid w:val="000B4384"/>
    <w:rsid w:val="000B7F73"/>
    <w:rsid w:val="000C026F"/>
    <w:rsid w:val="000C03B3"/>
    <w:rsid w:val="000C1BDE"/>
    <w:rsid w:val="000C1F23"/>
    <w:rsid w:val="000C33F3"/>
    <w:rsid w:val="000C351D"/>
    <w:rsid w:val="000C3E90"/>
    <w:rsid w:val="000C45E4"/>
    <w:rsid w:val="000C5D54"/>
    <w:rsid w:val="000C684C"/>
    <w:rsid w:val="000C6AD9"/>
    <w:rsid w:val="000C737D"/>
    <w:rsid w:val="000C7B32"/>
    <w:rsid w:val="000D08F0"/>
    <w:rsid w:val="000D0CFF"/>
    <w:rsid w:val="000D0F6D"/>
    <w:rsid w:val="000D108E"/>
    <w:rsid w:val="000D1403"/>
    <w:rsid w:val="000D1940"/>
    <w:rsid w:val="000D2A61"/>
    <w:rsid w:val="000D36E5"/>
    <w:rsid w:val="000D3BA7"/>
    <w:rsid w:val="000D3BF4"/>
    <w:rsid w:val="000D3C5F"/>
    <w:rsid w:val="000D3D38"/>
    <w:rsid w:val="000D4A2C"/>
    <w:rsid w:val="000D4CAF"/>
    <w:rsid w:val="000D559F"/>
    <w:rsid w:val="000D5919"/>
    <w:rsid w:val="000D5ED9"/>
    <w:rsid w:val="000D6904"/>
    <w:rsid w:val="000D6C58"/>
    <w:rsid w:val="000D7191"/>
    <w:rsid w:val="000D7E4C"/>
    <w:rsid w:val="000E0028"/>
    <w:rsid w:val="000E0DA2"/>
    <w:rsid w:val="000E0E3C"/>
    <w:rsid w:val="000E0EE1"/>
    <w:rsid w:val="000E2B50"/>
    <w:rsid w:val="000E2F9B"/>
    <w:rsid w:val="000E38C9"/>
    <w:rsid w:val="000E470A"/>
    <w:rsid w:val="000E4C29"/>
    <w:rsid w:val="000E4D55"/>
    <w:rsid w:val="000E50A8"/>
    <w:rsid w:val="000E58AB"/>
    <w:rsid w:val="000E58CF"/>
    <w:rsid w:val="000E5A85"/>
    <w:rsid w:val="000E665B"/>
    <w:rsid w:val="000E667E"/>
    <w:rsid w:val="000E6923"/>
    <w:rsid w:val="000E72D8"/>
    <w:rsid w:val="000F10A9"/>
    <w:rsid w:val="000F1CB5"/>
    <w:rsid w:val="000F1E7E"/>
    <w:rsid w:val="000F243E"/>
    <w:rsid w:val="000F3374"/>
    <w:rsid w:val="000F3BDD"/>
    <w:rsid w:val="000F455C"/>
    <w:rsid w:val="000F4832"/>
    <w:rsid w:val="000F4B22"/>
    <w:rsid w:val="000F4F07"/>
    <w:rsid w:val="000F5103"/>
    <w:rsid w:val="000F53E8"/>
    <w:rsid w:val="000F5835"/>
    <w:rsid w:val="000F5A7B"/>
    <w:rsid w:val="000F5E44"/>
    <w:rsid w:val="000F5F0D"/>
    <w:rsid w:val="000F634F"/>
    <w:rsid w:val="000F708C"/>
    <w:rsid w:val="000F7095"/>
    <w:rsid w:val="000F74EE"/>
    <w:rsid w:val="001008FD"/>
    <w:rsid w:val="00100903"/>
    <w:rsid w:val="00100CA6"/>
    <w:rsid w:val="00101049"/>
    <w:rsid w:val="001023A0"/>
    <w:rsid w:val="00102795"/>
    <w:rsid w:val="001027D4"/>
    <w:rsid w:val="00102C8B"/>
    <w:rsid w:val="001034C7"/>
    <w:rsid w:val="0010386B"/>
    <w:rsid w:val="001040C4"/>
    <w:rsid w:val="00104220"/>
    <w:rsid w:val="001045AA"/>
    <w:rsid w:val="001045DA"/>
    <w:rsid w:val="001049D6"/>
    <w:rsid w:val="00104AEE"/>
    <w:rsid w:val="00105038"/>
    <w:rsid w:val="00105840"/>
    <w:rsid w:val="00105CCB"/>
    <w:rsid w:val="0010609F"/>
    <w:rsid w:val="00107393"/>
    <w:rsid w:val="0010757E"/>
    <w:rsid w:val="00107AFB"/>
    <w:rsid w:val="00110B32"/>
    <w:rsid w:val="001110BD"/>
    <w:rsid w:val="0011156A"/>
    <w:rsid w:val="001122C7"/>
    <w:rsid w:val="0011247D"/>
    <w:rsid w:val="00112FEA"/>
    <w:rsid w:val="00114235"/>
    <w:rsid w:val="00114473"/>
    <w:rsid w:val="00114F8A"/>
    <w:rsid w:val="00115F53"/>
    <w:rsid w:val="001164E8"/>
    <w:rsid w:val="001168EA"/>
    <w:rsid w:val="00116AE0"/>
    <w:rsid w:val="00116D7A"/>
    <w:rsid w:val="00116EF7"/>
    <w:rsid w:val="00117083"/>
    <w:rsid w:val="001202E4"/>
    <w:rsid w:val="0012055D"/>
    <w:rsid w:val="00120A02"/>
    <w:rsid w:val="00120EEB"/>
    <w:rsid w:val="001211D7"/>
    <w:rsid w:val="00121B1E"/>
    <w:rsid w:val="0012206B"/>
    <w:rsid w:val="0012287F"/>
    <w:rsid w:val="001229F7"/>
    <w:rsid w:val="00122B8E"/>
    <w:rsid w:val="00122D1B"/>
    <w:rsid w:val="00123038"/>
    <w:rsid w:val="00123D4D"/>
    <w:rsid w:val="001248E6"/>
    <w:rsid w:val="00124C01"/>
    <w:rsid w:val="00125BAF"/>
    <w:rsid w:val="0012607D"/>
    <w:rsid w:val="001262E9"/>
    <w:rsid w:val="00126644"/>
    <w:rsid w:val="00126DA2"/>
    <w:rsid w:val="00127121"/>
    <w:rsid w:val="001271CF"/>
    <w:rsid w:val="00127A14"/>
    <w:rsid w:val="001304BA"/>
    <w:rsid w:val="00130C6D"/>
    <w:rsid w:val="00130FAB"/>
    <w:rsid w:val="001315AE"/>
    <w:rsid w:val="001315B6"/>
    <w:rsid w:val="00131C71"/>
    <w:rsid w:val="00131DBC"/>
    <w:rsid w:val="00131DDC"/>
    <w:rsid w:val="00132E6D"/>
    <w:rsid w:val="00133D44"/>
    <w:rsid w:val="00134015"/>
    <w:rsid w:val="0013413C"/>
    <w:rsid w:val="00134440"/>
    <w:rsid w:val="00135437"/>
    <w:rsid w:val="00135F97"/>
    <w:rsid w:val="00136C4C"/>
    <w:rsid w:val="00136E3C"/>
    <w:rsid w:val="00140411"/>
    <w:rsid w:val="00140C12"/>
    <w:rsid w:val="00140D03"/>
    <w:rsid w:val="0014152F"/>
    <w:rsid w:val="00141AAD"/>
    <w:rsid w:val="00142095"/>
    <w:rsid w:val="001433B8"/>
    <w:rsid w:val="001435B4"/>
    <w:rsid w:val="0014400C"/>
    <w:rsid w:val="001442A7"/>
    <w:rsid w:val="001447EF"/>
    <w:rsid w:val="001452B9"/>
    <w:rsid w:val="001455FB"/>
    <w:rsid w:val="00145776"/>
    <w:rsid w:val="00145C0F"/>
    <w:rsid w:val="001464A6"/>
    <w:rsid w:val="001465D2"/>
    <w:rsid w:val="00146822"/>
    <w:rsid w:val="00150777"/>
    <w:rsid w:val="00150814"/>
    <w:rsid w:val="0015088A"/>
    <w:rsid w:val="00150D99"/>
    <w:rsid w:val="00151308"/>
    <w:rsid w:val="00151358"/>
    <w:rsid w:val="00151EFD"/>
    <w:rsid w:val="00151FFC"/>
    <w:rsid w:val="0015249A"/>
    <w:rsid w:val="001525AF"/>
    <w:rsid w:val="0015309C"/>
    <w:rsid w:val="001532D6"/>
    <w:rsid w:val="0015358F"/>
    <w:rsid w:val="001542D2"/>
    <w:rsid w:val="00154B96"/>
    <w:rsid w:val="001551F1"/>
    <w:rsid w:val="0015585C"/>
    <w:rsid w:val="00155D98"/>
    <w:rsid w:val="00156181"/>
    <w:rsid w:val="00156267"/>
    <w:rsid w:val="001577C6"/>
    <w:rsid w:val="00157D25"/>
    <w:rsid w:val="00160312"/>
    <w:rsid w:val="00160F05"/>
    <w:rsid w:val="0016117D"/>
    <w:rsid w:val="00161467"/>
    <w:rsid w:val="0016147F"/>
    <w:rsid w:val="0016234B"/>
    <w:rsid w:val="00162BA6"/>
    <w:rsid w:val="00162FF7"/>
    <w:rsid w:val="00163068"/>
    <w:rsid w:val="001636BA"/>
    <w:rsid w:val="00164271"/>
    <w:rsid w:val="00164292"/>
    <w:rsid w:val="00164592"/>
    <w:rsid w:val="00164C57"/>
    <w:rsid w:val="00165429"/>
    <w:rsid w:val="00165470"/>
    <w:rsid w:val="00165797"/>
    <w:rsid w:val="0016582A"/>
    <w:rsid w:val="001666AE"/>
    <w:rsid w:val="00167412"/>
    <w:rsid w:val="00167FBB"/>
    <w:rsid w:val="00170151"/>
    <w:rsid w:val="001707BB"/>
    <w:rsid w:val="00170E6F"/>
    <w:rsid w:val="00171362"/>
    <w:rsid w:val="001717A8"/>
    <w:rsid w:val="00171CB0"/>
    <w:rsid w:val="001728F2"/>
    <w:rsid w:val="00172C03"/>
    <w:rsid w:val="00173163"/>
    <w:rsid w:val="00173A24"/>
    <w:rsid w:val="001741A5"/>
    <w:rsid w:val="0017434F"/>
    <w:rsid w:val="00174657"/>
    <w:rsid w:val="00174C22"/>
    <w:rsid w:val="0017554D"/>
    <w:rsid w:val="00175BAE"/>
    <w:rsid w:val="00175E50"/>
    <w:rsid w:val="00176B32"/>
    <w:rsid w:val="00177737"/>
    <w:rsid w:val="00180111"/>
    <w:rsid w:val="001805D1"/>
    <w:rsid w:val="00180A36"/>
    <w:rsid w:val="00180BBA"/>
    <w:rsid w:val="00180EB7"/>
    <w:rsid w:val="001813AB"/>
    <w:rsid w:val="00181432"/>
    <w:rsid w:val="00182217"/>
    <w:rsid w:val="00182820"/>
    <w:rsid w:val="00182835"/>
    <w:rsid w:val="0018326F"/>
    <w:rsid w:val="001836B2"/>
    <w:rsid w:val="00184F82"/>
    <w:rsid w:val="0018530A"/>
    <w:rsid w:val="00185328"/>
    <w:rsid w:val="001853F1"/>
    <w:rsid w:val="00185560"/>
    <w:rsid w:val="001857D4"/>
    <w:rsid w:val="00186F7D"/>
    <w:rsid w:val="00187237"/>
    <w:rsid w:val="00190CD2"/>
    <w:rsid w:val="001910E9"/>
    <w:rsid w:val="00191341"/>
    <w:rsid w:val="00191FD4"/>
    <w:rsid w:val="00192444"/>
    <w:rsid w:val="00193048"/>
    <w:rsid w:val="001930DC"/>
    <w:rsid w:val="00194D88"/>
    <w:rsid w:val="00194F51"/>
    <w:rsid w:val="00195B07"/>
    <w:rsid w:val="00195DA4"/>
    <w:rsid w:val="00197392"/>
    <w:rsid w:val="00197626"/>
    <w:rsid w:val="00197B4A"/>
    <w:rsid w:val="00197C34"/>
    <w:rsid w:val="001A013B"/>
    <w:rsid w:val="001A0401"/>
    <w:rsid w:val="001A080D"/>
    <w:rsid w:val="001A085D"/>
    <w:rsid w:val="001A169B"/>
    <w:rsid w:val="001A1780"/>
    <w:rsid w:val="001A2371"/>
    <w:rsid w:val="001A3239"/>
    <w:rsid w:val="001A3493"/>
    <w:rsid w:val="001A3665"/>
    <w:rsid w:val="001A3C1A"/>
    <w:rsid w:val="001A3D59"/>
    <w:rsid w:val="001A41C6"/>
    <w:rsid w:val="001A52F3"/>
    <w:rsid w:val="001A5EC9"/>
    <w:rsid w:val="001A6CE0"/>
    <w:rsid w:val="001A70AA"/>
    <w:rsid w:val="001A72E6"/>
    <w:rsid w:val="001A7D40"/>
    <w:rsid w:val="001B088E"/>
    <w:rsid w:val="001B0B69"/>
    <w:rsid w:val="001B0E7F"/>
    <w:rsid w:val="001B1197"/>
    <w:rsid w:val="001B1E6A"/>
    <w:rsid w:val="001B1F6E"/>
    <w:rsid w:val="001B3690"/>
    <w:rsid w:val="001B3B47"/>
    <w:rsid w:val="001B3FC6"/>
    <w:rsid w:val="001B4FB3"/>
    <w:rsid w:val="001B5736"/>
    <w:rsid w:val="001B619F"/>
    <w:rsid w:val="001B6A9A"/>
    <w:rsid w:val="001B6B07"/>
    <w:rsid w:val="001C054E"/>
    <w:rsid w:val="001C1B6B"/>
    <w:rsid w:val="001C2207"/>
    <w:rsid w:val="001C2254"/>
    <w:rsid w:val="001C408B"/>
    <w:rsid w:val="001C41F6"/>
    <w:rsid w:val="001C461A"/>
    <w:rsid w:val="001C4CE3"/>
    <w:rsid w:val="001C4D1E"/>
    <w:rsid w:val="001C569F"/>
    <w:rsid w:val="001C5A18"/>
    <w:rsid w:val="001C5A3C"/>
    <w:rsid w:val="001C5B51"/>
    <w:rsid w:val="001C663D"/>
    <w:rsid w:val="001C6DF4"/>
    <w:rsid w:val="001C6ED1"/>
    <w:rsid w:val="001C7B16"/>
    <w:rsid w:val="001D001C"/>
    <w:rsid w:val="001D00E8"/>
    <w:rsid w:val="001D0C7A"/>
    <w:rsid w:val="001D11C1"/>
    <w:rsid w:val="001D11C9"/>
    <w:rsid w:val="001D1749"/>
    <w:rsid w:val="001D1924"/>
    <w:rsid w:val="001D2F51"/>
    <w:rsid w:val="001D3399"/>
    <w:rsid w:val="001D3AA4"/>
    <w:rsid w:val="001D40C4"/>
    <w:rsid w:val="001D41E8"/>
    <w:rsid w:val="001D4982"/>
    <w:rsid w:val="001D49BF"/>
    <w:rsid w:val="001D52BB"/>
    <w:rsid w:val="001D5712"/>
    <w:rsid w:val="001D5A93"/>
    <w:rsid w:val="001D66E7"/>
    <w:rsid w:val="001D7CE7"/>
    <w:rsid w:val="001E0293"/>
    <w:rsid w:val="001E0817"/>
    <w:rsid w:val="001E1467"/>
    <w:rsid w:val="001E1E64"/>
    <w:rsid w:val="001E20AF"/>
    <w:rsid w:val="001E3057"/>
    <w:rsid w:val="001E30BB"/>
    <w:rsid w:val="001E367A"/>
    <w:rsid w:val="001E3EF3"/>
    <w:rsid w:val="001E429F"/>
    <w:rsid w:val="001E43B8"/>
    <w:rsid w:val="001E4F8A"/>
    <w:rsid w:val="001E50AC"/>
    <w:rsid w:val="001E5150"/>
    <w:rsid w:val="001E67CA"/>
    <w:rsid w:val="001E720B"/>
    <w:rsid w:val="001F019F"/>
    <w:rsid w:val="001F17EC"/>
    <w:rsid w:val="001F1964"/>
    <w:rsid w:val="001F1DB6"/>
    <w:rsid w:val="001F20FF"/>
    <w:rsid w:val="001F2834"/>
    <w:rsid w:val="001F2BC0"/>
    <w:rsid w:val="001F2CC5"/>
    <w:rsid w:val="001F2F3F"/>
    <w:rsid w:val="001F321C"/>
    <w:rsid w:val="001F32BC"/>
    <w:rsid w:val="001F3332"/>
    <w:rsid w:val="001F3A9E"/>
    <w:rsid w:val="001F489B"/>
    <w:rsid w:val="001F49C4"/>
    <w:rsid w:val="001F525C"/>
    <w:rsid w:val="001F569A"/>
    <w:rsid w:val="001F56C7"/>
    <w:rsid w:val="001F5770"/>
    <w:rsid w:val="001F68A7"/>
    <w:rsid w:val="001F7CA8"/>
    <w:rsid w:val="001F7CDE"/>
    <w:rsid w:val="001F7D99"/>
    <w:rsid w:val="00200251"/>
    <w:rsid w:val="00200962"/>
    <w:rsid w:val="00200E9F"/>
    <w:rsid w:val="0020108B"/>
    <w:rsid w:val="002013B0"/>
    <w:rsid w:val="00201498"/>
    <w:rsid w:val="00201C42"/>
    <w:rsid w:val="00202DB4"/>
    <w:rsid w:val="00202FDB"/>
    <w:rsid w:val="00203907"/>
    <w:rsid w:val="00203E7A"/>
    <w:rsid w:val="00203F2F"/>
    <w:rsid w:val="002044BF"/>
    <w:rsid w:val="00204931"/>
    <w:rsid w:val="00204A5E"/>
    <w:rsid w:val="00204A90"/>
    <w:rsid w:val="00204AE3"/>
    <w:rsid w:val="00204BA4"/>
    <w:rsid w:val="00204BAE"/>
    <w:rsid w:val="00204E0D"/>
    <w:rsid w:val="002053B9"/>
    <w:rsid w:val="00205482"/>
    <w:rsid w:val="00205974"/>
    <w:rsid w:val="00205A65"/>
    <w:rsid w:val="00205C2C"/>
    <w:rsid w:val="00206368"/>
    <w:rsid w:val="00206BAC"/>
    <w:rsid w:val="00206CA8"/>
    <w:rsid w:val="002075A3"/>
    <w:rsid w:val="00207CFA"/>
    <w:rsid w:val="00207D2A"/>
    <w:rsid w:val="00210566"/>
    <w:rsid w:val="00210B98"/>
    <w:rsid w:val="0021175D"/>
    <w:rsid w:val="002117C0"/>
    <w:rsid w:val="00211860"/>
    <w:rsid w:val="00211CCF"/>
    <w:rsid w:val="0021213F"/>
    <w:rsid w:val="002122E0"/>
    <w:rsid w:val="002127AD"/>
    <w:rsid w:val="00212A1F"/>
    <w:rsid w:val="00212A49"/>
    <w:rsid w:val="00213B0B"/>
    <w:rsid w:val="00213DD9"/>
    <w:rsid w:val="00213E54"/>
    <w:rsid w:val="00214091"/>
    <w:rsid w:val="002149E8"/>
    <w:rsid w:val="00214AC6"/>
    <w:rsid w:val="00214E9D"/>
    <w:rsid w:val="0021517F"/>
    <w:rsid w:val="002159B2"/>
    <w:rsid w:val="00215D29"/>
    <w:rsid w:val="00215DA4"/>
    <w:rsid w:val="00216247"/>
    <w:rsid w:val="002165BB"/>
    <w:rsid w:val="00216EDE"/>
    <w:rsid w:val="00216EFF"/>
    <w:rsid w:val="00217482"/>
    <w:rsid w:val="00217665"/>
    <w:rsid w:val="00217A32"/>
    <w:rsid w:val="002211B6"/>
    <w:rsid w:val="002223AE"/>
    <w:rsid w:val="00222689"/>
    <w:rsid w:val="00222FBB"/>
    <w:rsid w:val="0022344F"/>
    <w:rsid w:val="002237B5"/>
    <w:rsid w:val="00223D72"/>
    <w:rsid w:val="0022404B"/>
    <w:rsid w:val="00225670"/>
    <w:rsid w:val="00225991"/>
    <w:rsid w:val="00225CC2"/>
    <w:rsid w:val="00225FAC"/>
    <w:rsid w:val="0022629B"/>
    <w:rsid w:val="00226D60"/>
    <w:rsid w:val="00226DF3"/>
    <w:rsid w:val="0022723C"/>
    <w:rsid w:val="00227C7C"/>
    <w:rsid w:val="00227E65"/>
    <w:rsid w:val="00231339"/>
    <w:rsid w:val="002317D4"/>
    <w:rsid w:val="00231979"/>
    <w:rsid w:val="00231F14"/>
    <w:rsid w:val="00232667"/>
    <w:rsid w:val="00232746"/>
    <w:rsid w:val="00232AE2"/>
    <w:rsid w:val="00233E94"/>
    <w:rsid w:val="002343EE"/>
    <w:rsid w:val="00234693"/>
    <w:rsid w:val="00235181"/>
    <w:rsid w:val="002355E0"/>
    <w:rsid w:val="00235654"/>
    <w:rsid w:val="00235A65"/>
    <w:rsid w:val="00235C34"/>
    <w:rsid w:val="002363CE"/>
    <w:rsid w:val="00237697"/>
    <w:rsid w:val="0023787F"/>
    <w:rsid w:val="00240480"/>
    <w:rsid w:val="00240BC4"/>
    <w:rsid w:val="00240D1B"/>
    <w:rsid w:val="00241816"/>
    <w:rsid w:val="0024294B"/>
    <w:rsid w:val="00242CF7"/>
    <w:rsid w:val="00243CBC"/>
    <w:rsid w:val="00243E29"/>
    <w:rsid w:val="0024497E"/>
    <w:rsid w:val="002449F1"/>
    <w:rsid w:val="002470B2"/>
    <w:rsid w:val="00247C70"/>
    <w:rsid w:val="00250800"/>
    <w:rsid w:val="00250A30"/>
    <w:rsid w:val="0025205D"/>
    <w:rsid w:val="002526D8"/>
    <w:rsid w:val="00252817"/>
    <w:rsid w:val="0025329E"/>
    <w:rsid w:val="00253392"/>
    <w:rsid w:val="00254004"/>
    <w:rsid w:val="00254145"/>
    <w:rsid w:val="00254199"/>
    <w:rsid w:val="002544A8"/>
    <w:rsid w:val="00254B57"/>
    <w:rsid w:val="00255382"/>
    <w:rsid w:val="00255F3D"/>
    <w:rsid w:val="002564F3"/>
    <w:rsid w:val="00256638"/>
    <w:rsid w:val="0025779F"/>
    <w:rsid w:val="00257825"/>
    <w:rsid w:val="00260307"/>
    <w:rsid w:val="002609D3"/>
    <w:rsid w:val="00261EF5"/>
    <w:rsid w:val="00262F19"/>
    <w:rsid w:val="002631B4"/>
    <w:rsid w:val="00263567"/>
    <w:rsid w:val="00263665"/>
    <w:rsid w:val="00263D02"/>
    <w:rsid w:val="00263E9C"/>
    <w:rsid w:val="00264206"/>
    <w:rsid w:val="00264946"/>
    <w:rsid w:val="00264CC3"/>
    <w:rsid w:val="00266B68"/>
    <w:rsid w:val="00267414"/>
    <w:rsid w:val="00267E96"/>
    <w:rsid w:val="00270B84"/>
    <w:rsid w:val="00270E96"/>
    <w:rsid w:val="00270FAB"/>
    <w:rsid w:val="00271088"/>
    <w:rsid w:val="002719F4"/>
    <w:rsid w:val="00271C2A"/>
    <w:rsid w:val="00271DD0"/>
    <w:rsid w:val="002720AE"/>
    <w:rsid w:val="0027246F"/>
    <w:rsid w:val="00272530"/>
    <w:rsid w:val="00272B42"/>
    <w:rsid w:val="00273380"/>
    <w:rsid w:val="00273914"/>
    <w:rsid w:val="00273C8D"/>
    <w:rsid w:val="00273D96"/>
    <w:rsid w:val="00275068"/>
    <w:rsid w:val="0027568C"/>
    <w:rsid w:val="00275A7B"/>
    <w:rsid w:val="00276200"/>
    <w:rsid w:val="002767B1"/>
    <w:rsid w:val="00276B6A"/>
    <w:rsid w:val="00277BE8"/>
    <w:rsid w:val="00277DF4"/>
    <w:rsid w:val="00277F9E"/>
    <w:rsid w:val="00280071"/>
    <w:rsid w:val="002800F6"/>
    <w:rsid w:val="00280A7C"/>
    <w:rsid w:val="00281286"/>
    <w:rsid w:val="00283352"/>
    <w:rsid w:val="00283B78"/>
    <w:rsid w:val="002857E6"/>
    <w:rsid w:val="00286AE9"/>
    <w:rsid w:val="00287166"/>
    <w:rsid w:val="00287BCE"/>
    <w:rsid w:val="002902DF"/>
    <w:rsid w:val="00292488"/>
    <w:rsid w:val="002925CD"/>
    <w:rsid w:val="00292E1D"/>
    <w:rsid w:val="002939C4"/>
    <w:rsid w:val="00294101"/>
    <w:rsid w:val="0029453E"/>
    <w:rsid w:val="0029482A"/>
    <w:rsid w:val="00294986"/>
    <w:rsid w:val="002949D5"/>
    <w:rsid w:val="002954A0"/>
    <w:rsid w:val="0029563D"/>
    <w:rsid w:val="00295AD5"/>
    <w:rsid w:val="0029635E"/>
    <w:rsid w:val="002970D7"/>
    <w:rsid w:val="002970D8"/>
    <w:rsid w:val="0029794C"/>
    <w:rsid w:val="00297D3B"/>
    <w:rsid w:val="00297D7B"/>
    <w:rsid w:val="00297E0D"/>
    <w:rsid w:val="002A0099"/>
    <w:rsid w:val="002A082B"/>
    <w:rsid w:val="002A0DC2"/>
    <w:rsid w:val="002A0DF6"/>
    <w:rsid w:val="002A0E1C"/>
    <w:rsid w:val="002A10F1"/>
    <w:rsid w:val="002A1BCD"/>
    <w:rsid w:val="002A1BD2"/>
    <w:rsid w:val="002A1C0C"/>
    <w:rsid w:val="002A28EB"/>
    <w:rsid w:val="002A2C5C"/>
    <w:rsid w:val="002A31DB"/>
    <w:rsid w:val="002A34EE"/>
    <w:rsid w:val="002A3869"/>
    <w:rsid w:val="002A488B"/>
    <w:rsid w:val="002A49EE"/>
    <w:rsid w:val="002A4A80"/>
    <w:rsid w:val="002A4CD1"/>
    <w:rsid w:val="002A4E97"/>
    <w:rsid w:val="002A66B7"/>
    <w:rsid w:val="002A6D90"/>
    <w:rsid w:val="002A746C"/>
    <w:rsid w:val="002A779A"/>
    <w:rsid w:val="002B00B0"/>
    <w:rsid w:val="002B02F8"/>
    <w:rsid w:val="002B0E9A"/>
    <w:rsid w:val="002B104C"/>
    <w:rsid w:val="002B133A"/>
    <w:rsid w:val="002B3752"/>
    <w:rsid w:val="002B40B7"/>
    <w:rsid w:val="002B4B3D"/>
    <w:rsid w:val="002B4E2C"/>
    <w:rsid w:val="002B5E47"/>
    <w:rsid w:val="002B604C"/>
    <w:rsid w:val="002B6A01"/>
    <w:rsid w:val="002B7877"/>
    <w:rsid w:val="002C02F2"/>
    <w:rsid w:val="002C0E01"/>
    <w:rsid w:val="002C1BE0"/>
    <w:rsid w:val="002C23EB"/>
    <w:rsid w:val="002C257E"/>
    <w:rsid w:val="002C2F88"/>
    <w:rsid w:val="002C4073"/>
    <w:rsid w:val="002C58AB"/>
    <w:rsid w:val="002C592A"/>
    <w:rsid w:val="002C5BAC"/>
    <w:rsid w:val="002C72E2"/>
    <w:rsid w:val="002C733F"/>
    <w:rsid w:val="002C79B6"/>
    <w:rsid w:val="002C79CC"/>
    <w:rsid w:val="002C7C1A"/>
    <w:rsid w:val="002C7D61"/>
    <w:rsid w:val="002D10FD"/>
    <w:rsid w:val="002D1C02"/>
    <w:rsid w:val="002D29DC"/>
    <w:rsid w:val="002D2DE0"/>
    <w:rsid w:val="002D3080"/>
    <w:rsid w:val="002D3F95"/>
    <w:rsid w:val="002D3F9D"/>
    <w:rsid w:val="002D4325"/>
    <w:rsid w:val="002D463B"/>
    <w:rsid w:val="002D479F"/>
    <w:rsid w:val="002D4900"/>
    <w:rsid w:val="002D4EE1"/>
    <w:rsid w:val="002D50EA"/>
    <w:rsid w:val="002D5135"/>
    <w:rsid w:val="002D578D"/>
    <w:rsid w:val="002D5CA9"/>
    <w:rsid w:val="002D6320"/>
    <w:rsid w:val="002D63C6"/>
    <w:rsid w:val="002D6EF4"/>
    <w:rsid w:val="002D71CD"/>
    <w:rsid w:val="002D7C0E"/>
    <w:rsid w:val="002E023A"/>
    <w:rsid w:val="002E05B8"/>
    <w:rsid w:val="002E0D00"/>
    <w:rsid w:val="002E2D8F"/>
    <w:rsid w:val="002E2E62"/>
    <w:rsid w:val="002E346D"/>
    <w:rsid w:val="002E621D"/>
    <w:rsid w:val="002E69BE"/>
    <w:rsid w:val="002E6CC9"/>
    <w:rsid w:val="002F0562"/>
    <w:rsid w:val="002F09A2"/>
    <w:rsid w:val="002F0B47"/>
    <w:rsid w:val="002F103B"/>
    <w:rsid w:val="002F1BC1"/>
    <w:rsid w:val="002F1D3B"/>
    <w:rsid w:val="002F27B8"/>
    <w:rsid w:val="002F357E"/>
    <w:rsid w:val="002F376A"/>
    <w:rsid w:val="002F4191"/>
    <w:rsid w:val="002F4F7F"/>
    <w:rsid w:val="002F572A"/>
    <w:rsid w:val="002F5C29"/>
    <w:rsid w:val="002F6181"/>
    <w:rsid w:val="002F7228"/>
    <w:rsid w:val="002F76AD"/>
    <w:rsid w:val="002F7D67"/>
    <w:rsid w:val="002F7F52"/>
    <w:rsid w:val="0030015C"/>
    <w:rsid w:val="003005BE"/>
    <w:rsid w:val="00300B72"/>
    <w:rsid w:val="003010D7"/>
    <w:rsid w:val="00301332"/>
    <w:rsid w:val="00301BA1"/>
    <w:rsid w:val="00301DB8"/>
    <w:rsid w:val="00301FF3"/>
    <w:rsid w:val="0030287E"/>
    <w:rsid w:val="00302A8A"/>
    <w:rsid w:val="00302FC1"/>
    <w:rsid w:val="003030BD"/>
    <w:rsid w:val="0030329F"/>
    <w:rsid w:val="0030378B"/>
    <w:rsid w:val="00303849"/>
    <w:rsid w:val="0030560A"/>
    <w:rsid w:val="0030570D"/>
    <w:rsid w:val="00305E09"/>
    <w:rsid w:val="00305E5B"/>
    <w:rsid w:val="0030618C"/>
    <w:rsid w:val="00306472"/>
    <w:rsid w:val="003070FE"/>
    <w:rsid w:val="003077BC"/>
    <w:rsid w:val="003079A6"/>
    <w:rsid w:val="00307F2F"/>
    <w:rsid w:val="00310242"/>
    <w:rsid w:val="00310E4C"/>
    <w:rsid w:val="003112F4"/>
    <w:rsid w:val="003118AE"/>
    <w:rsid w:val="00312204"/>
    <w:rsid w:val="0031311C"/>
    <w:rsid w:val="00313269"/>
    <w:rsid w:val="0031404D"/>
    <w:rsid w:val="003143D5"/>
    <w:rsid w:val="00314FB6"/>
    <w:rsid w:val="003152EA"/>
    <w:rsid w:val="00315541"/>
    <w:rsid w:val="003159A6"/>
    <w:rsid w:val="00317CE8"/>
    <w:rsid w:val="003207C5"/>
    <w:rsid w:val="003209EB"/>
    <w:rsid w:val="00320F05"/>
    <w:rsid w:val="0032142E"/>
    <w:rsid w:val="00321468"/>
    <w:rsid w:val="0032189F"/>
    <w:rsid w:val="00321960"/>
    <w:rsid w:val="00321ABC"/>
    <w:rsid w:val="00321BF1"/>
    <w:rsid w:val="00323243"/>
    <w:rsid w:val="00323EDE"/>
    <w:rsid w:val="00324711"/>
    <w:rsid w:val="00324EF7"/>
    <w:rsid w:val="003254E7"/>
    <w:rsid w:val="0032571C"/>
    <w:rsid w:val="00325D89"/>
    <w:rsid w:val="00326432"/>
    <w:rsid w:val="003269BA"/>
    <w:rsid w:val="00326EBB"/>
    <w:rsid w:val="0032751E"/>
    <w:rsid w:val="003275CE"/>
    <w:rsid w:val="003279EA"/>
    <w:rsid w:val="003307D0"/>
    <w:rsid w:val="00332301"/>
    <w:rsid w:val="00332392"/>
    <w:rsid w:val="00332BF7"/>
    <w:rsid w:val="003331EA"/>
    <w:rsid w:val="00333441"/>
    <w:rsid w:val="00333FF8"/>
    <w:rsid w:val="00334225"/>
    <w:rsid w:val="00334439"/>
    <w:rsid w:val="00335365"/>
    <w:rsid w:val="003359C3"/>
    <w:rsid w:val="00335C11"/>
    <w:rsid w:val="00335C33"/>
    <w:rsid w:val="003365F7"/>
    <w:rsid w:val="003368E7"/>
    <w:rsid w:val="00336C85"/>
    <w:rsid w:val="0033732A"/>
    <w:rsid w:val="0033782B"/>
    <w:rsid w:val="00337A2C"/>
    <w:rsid w:val="00337DDA"/>
    <w:rsid w:val="00340006"/>
    <w:rsid w:val="00340204"/>
    <w:rsid w:val="0034022D"/>
    <w:rsid w:val="00340581"/>
    <w:rsid w:val="00340638"/>
    <w:rsid w:val="00340691"/>
    <w:rsid w:val="0034089E"/>
    <w:rsid w:val="0034201D"/>
    <w:rsid w:val="00342CCD"/>
    <w:rsid w:val="0034313E"/>
    <w:rsid w:val="00343535"/>
    <w:rsid w:val="003438E5"/>
    <w:rsid w:val="00343D58"/>
    <w:rsid w:val="003442FC"/>
    <w:rsid w:val="00344B9F"/>
    <w:rsid w:val="00344FA9"/>
    <w:rsid w:val="00345958"/>
    <w:rsid w:val="00345E8B"/>
    <w:rsid w:val="003464B2"/>
    <w:rsid w:val="00346865"/>
    <w:rsid w:val="00346E42"/>
    <w:rsid w:val="00347270"/>
    <w:rsid w:val="00347B2C"/>
    <w:rsid w:val="003501C6"/>
    <w:rsid w:val="003502D9"/>
    <w:rsid w:val="003506D8"/>
    <w:rsid w:val="003507A2"/>
    <w:rsid w:val="00351163"/>
    <w:rsid w:val="00351354"/>
    <w:rsid w:val="0035147E"/>
    <w:rsid w:val="003514C5"/>
    <w:rsid w:val="00351628"/>
    <w:rsid w:val="00351859"/>
    <w:rsid w:val="00351BD5"/>
    <w:rsid w:val="00351CA9"/>
    <w:rsid w:val="00351CFB"/>
    <w:rsid w:val="00351D84"/>
    <w:rsid w:val="00352853"/>
    <w:rsid w:val="00354578"/>
    <w:rsid w:val="003546AF"/>
    <w:rsid w:val="00354AA9"/>
    <w:rsid w:val="00354AFA"/>
    <w:rsid w:val="003554A4"/>
    <w:rsid w:val="00355E65"/>
    <w:rsid w:val="00356212"/>
    <w:rsid w:val="00357179"/>
    <w:rsid w:val="003578AF"/>
    <w:rsid w:val="003609DB"/>
    <w:rsid w:val="00360C35"/>
    <w:rsid w:val="00360E54"/>
    <w:rsid w:val="00360F53"/>
    <w:rsid w:val="00361254"/>
    <w:rsid w:val="00361958"/>
    <w:rsid w:val="00361A74"/>
    <w:rsid w:val="00362C96"/>
    <w:rsid w:val="00362F16"/>
    <w:rsid w:val="00362F34"/>
    <w:rsid w:val="00362F3D"/>
    <w:rsid w:val="00363163"/>
    <w:rsid w:val="003637CD"/>
    <w:rsid w:val="00363EA6"/>
    <w:rsid w:val="00364136"/>
    <w:rsid w:val="00366326"/>
    <w:rsid w:val="00367A68"/>
    <w:rsid w:val="00367D04"/>
    <w:rsid w:val="0037126F"/>
    <w:rsid w:val="003715E2"/>
    <w:rsid w:val="00371E68"/>
    <w:rsid w:val="00371E7A"/>
    <w:rsid w:val="003728CD"/>
    <w:rsid w:val="00373117"/>
    <w:rsid w:val="00374491"/>
    <w:rsid w:val="00374513"/>
    <w:rsid w:val="003750D5"/>
    <w:rsid w:val="00375768"/>
    <w:rsid w:val="003762A4"/>
    <w:rsid w:val="00376D73"/>
    <w:rsid w:val="003778DF"/>
    <w:rsid w:val="00377A94"/>
    <w:rsid w:val="00380446"/>
    <w:rsid w:val="00380961"/>
    <w:rsid w:val="0038125D"/>
    <w:rsid w:val="00382804"/>
    <w:rsid w:val="003835BE"/>
    <w:rsid w:val="00383AF8"/>
    <w:rsid w:val="00384660"/>
    <w:rsid w:val="00385E3E"/>
    <w:rsid w:val="003878DA"/>
    <w:rsid w:val="00387BA4"/>
    <w:rsid w:val="00387FD9"/>
    <w:rsid w:val="003918D6"/>
    <w:rsid w:val="00391CA4"/>
    <w:rsid w:val="00391F8E"/>
    <w:rsid w:val="00392349"/>
    <w:rsid w:val="00392652"/>
    <w:rsid w:val="00393272"/>
    <w:rsid w:val="00393AF9"/>
    <w:rsid w:val="003947AA"/>
    <w:rsid w:val="00396D27"/>
    <w:rsid w:val="003970E8"/>
    <w:rsid w:val="003974DD"/>
    <w:rsid w:val="003978AD"/>
    <w:rsid w:val="003A0A3D"/>
    <w:rsid w:val="003A0BCA"/>
    <w:rsid w:val="003A0D38"/>
    <w:rsid w:val="003A111A"/>
    <w:rsid w:val="003A1B1E"/>
    <w:rsid w:val="003A1CD6"/>
    <w:rsid w:val="003A2548"/>
    <w:rsid w:val="003A288A"/>
    <w:rsid w:val="003A28ED"/>
    <w:rsid w:val="003A33B8"/>
    <w:rsid w:val="003A33F1"/>
    <w:rsid w:val="003A391E"/>
    <w:rsid w:val="003A44A4"/>
    <w:rsid w:val="003A4BBD"/>
    <w:rsid w:val="003A5209"/>
    <w:rsid w:val="003A521B"/>
    <w:rsid w:val="003A53FA"/>
    <w:rsid w:val="003A5748"/>
    <w:rsid w:val="003A5817"/>
    <w:rsid w:val="003A585C"/>
    <w:rsid w:val="003A5CB8"/>
    <w:rsid w:val="003A60E3"/>
    <w:rsid w:val="003A65E2"/>
    <w:rsid w:val="003A6E21"/>
    <w:rsid w:val="003A7666"/>
    <w:rsid w:val="003A7A6C"/>
    <w:rsid w:val="003A7C75"/>
    <w:rsid w:val="003B0F43"/>
    <w:rsid w:val="003B13D0"/>
    <w:rsid w:val="003B1A59"/>
    <w:rsid w:val="003B1C96"/>
    <w:rsid w:val="003B1D4B"/>
    <w:rsid w:val="003B24BA"/>
    <w:rsid w:val="003B2F8F"/>
    <w:rsid w:val="003B3216"/>
    <w:rsid w:val="003B39E8"/>
    <w:rsid w:val="003B3BDF"/>
    <w:rsid w:val="003B3E3F"/>
    <w:rsid w:val="003B454D"/>
    <w:rsid w:val="003B4942"/>
    <w:rsid w:val="003B5109"/>
    <w:rsid w:val="003B564D"/>
    <w:rsid w:val="003B56E7"/>
    <w:rsid w:val="003B5F40"/>
    <w:rsid w:val="003B6991"/>
    <w:rsid w:val="003B741C"/>
    <w:rsid w:val="003B7E0F"/>
    <w:rsid w:val="003C10DF"/>
    <w:rsid w:val="003C126E"/>
    <w:rsid w:val="003C1291"/>
    <w:rsid w:val="003C1FE5"/>
    <w:rsid w:val="003C2C30"/>
    <w:rsid w:val="003C32EA"/>
    <w:rsid w:val="003C33AE"/>
    <w:rsid w:val="003C3561"/>
    <w:rsid w:val="003C3AA5"/>
    <w:rsid w:val="003C3CBD"/>
    <w:rsid w:val="003C3CF5"/>
    <w:rsid w:val="003C4831"/>
    <w:rsid w:val="003C4EC6"/>
    <w:rsid w:val="003C52B4"/>
    <w:rsid w:val="003C5F71"/>
    <w:rsid w:val="003C6079"/>
    <w:rsid w:val="003C62C2"/>
    <w:rsid w:val="003C651B"/>
    <w:rsid w:val="003C6BF2"/>
    <w:rsid w:val="003C6DB6"/>
    <w:rsid w:val="003C777E"/>
    <w:rsid w:val="003C7AD6"/>
    <w:rsid w:val="003D1541"/>
    <w:rsid w:val="003D406E"/>
    <w:rsid w:val="003D48B6"/>
    <w:rsid w:val="003D5ED4"/>
    <w:rsid w:val="003D637E"/>
    <w:rsid w:val="003D6CA5"/>
    <w:rsid w:val="003D7041"/>
    <w:rsid w:val="003D7875"/>
    <w:rsid w:val="003D7A49"/>
    <w:rsid w:val="003D7B6D"/>
    <w:rsid w:val="003E08C6"/>
    <w:rsid w:val="003E0AB9"/>
    <w:rsid w:val="003E1C17"/>
    <w:rsid w:val="003E2BE5"/>
    <w:rsid w:val="003E2CEE"/>
    <w:rsid w:val="003E3D54"/>
    <w:rsid w:val="003E3E45"/>
    <w:rsid w:val="003E4004"/>
    <w:rsid w:val="003E4AFE"/>
    <w:rsid w:val="003E4EEF"/>
    <w:rsid w:val="003F0923"/>
    <w:rsid w:val="003F13BA"/>
    <w:rsid w:val="003F1CF6"/>
    <w:rsid w:val="003F237C"/>
    <w:rsid w:val="003F24BB"/>
    <w:rsid w:val="003F2549"/>
    <w:rsid w:val="003F2BD2"/>
    <w:rsid w:val="003F344E"/>
    <w:rsid w:val="003F36DF"/>
    <w:rsid w:val="003F37CA"/>
    <w:rsid w:val="003F3886"/>
    <w:rsid w:val="003F4FE3"/>
    <w:rsid w:val="003F50A1"/>
    <w:rsid w:val="003F55BA"/>
    <w:rsid w:val="003F62A0"/>
    <w:rsid w:val="003F6A17"/>
    <w:rsid w:val="003F758D"/>
    <w:rsid w:val="003F77E7"/>
    <w:rsid w:val="003F79D1"/>
    <w:rsid w:val="00400968"/>
    <w:rsid w:val="00400A33"/>
    <w:rsid w:val="00400CD4"/>
    <w:rsid w:val="004024DD"/>
    <w:rsid w:val="00402788"/>
    <w:rsid w:val="004028AF"/>
    <w:rsid w:val="00402F48"/>
    <w:rsid w:val="00402FB5"/>
    <w:rsid w:val="00403C08"/>
    <w:rsid w:val="00404DC7"/>
    <w:rsid w:val="0040521E"/>
    <w:rsid w:val="00405708"/>
    <w:rsid w:val="00405867"/>
    <w:rsid w:val="00405929"/>
    <w:rsid w:val="00405E74"/>
    <w:rsid w:val="00405F15"/>
    <w:rsid w:val="004062A4"/>
    <w:rsid w:val="004065AE"/>
    <w:rsid w:val="00406688"/>
    <w:rsid w:val="00407B94"/>
    <w:rsid w:val="00407F5C"/>
    <w:rsid w:val="004103EA"/>
    <w:rsid w:val="004105D4"/>
    <w:rsid w:val="00410C4E"/>
    <w:rsid w:val="0041137A"/>
    <w:rsid w:val="004119E5"/>
    <w:rsid w:val="00411B35"/>
    <w:rsid w:val="004120C5"/>
    <w:rsid w:val="004122D5"/>
    <w:rsid w:val="00412B6E"/>
    <w:rsid w:val="00413239"/>
    <w:rsid w:val="004132F5"/>
    <w:rsid w:val="004139FE"/>
    <w:rsid w:val="00413A11"/>
    <w:rsid w:val="00414DAA"/>
    <w:rsid w:val="00415BC8"/>
    <w:rsid w:val="00415DB2"/>
    <w:rsid w:val="00415E65"/>
    <w:rsid w:val="00416170"/>
    <w:rsid w:val="0041627D"/>
    <w:rsid w:val="00416487"/>
    <w:rsid w:val="00416AAB"/>
    <w:rsid w:val="00416AC4"/>
    <w:rsid w:val="00416EB9"/>
    <w:rsid w:val="00417A82"/>
    <w:rsid w:val="00417D9D"/>
    <w:rsid w:val="00417E34"/>
    <w:rsid w:val="004209EA"/>
    <w:rsid w:val="00420C50"/>
    <w:rsid w:val="00420C8F"/>
    <w:rsid w:val="00420D95"/>
    <w:rsid w:val="004225A6"/>
    <w:rsid w:val="004233C7"/>
    <w:rsid w:val="0042390A"/>
    <w:rsid w:val="00424028"/>
    <w:rsid w:val="00424829"/>
    <w:rsid w:val="00426902"/>
    <w:rsid w:val="00426C08"/>
    <w:rsid w:val="00426D51"/>
    <w:rsid w:val="00427072"/>
    <w:rsid w:val="0042712E"/>
    <w:rsid w:val="00427865"/>
    <w:rsid w:val="004279B0"/>
    <w:rsid w:val="00427BBA"/>
    <w:rsid w:val="00430151"/>
    <w:rsid w:val="0043066E"/>
    <w:rsid w:val="004308CB"/>
    <w:rsid w:val="00430B23"/>
    <w:rsid w:val="004311E9"/>
    <w:rsid w:val="004332B9"/>
    <w:rsid w:val="00433B35"/>
    <w:rsid w:val="00433DD6"/>
    <w:rsid w:val="00435BEA"/>
    <w:rsid w:val="004364F5"/>
    <w:rsid w:val="00436C56"/>
    <w:rsid w:val="004372E0"/>
    <w:rsid w:val="004374AF"/>
    <w:rsid w:val="00437715"/>
    <w:rsid w:val="00437A45"/>
    <w:rsid w:val="00437C65"/>
    <w:rsid w:val="00440369"/>
    <w:rsid w:val="00443124"/>
    <w:rsid w:val="0044319C"/>
    <w:rsid w:val="0044358D"/>
    <w:rsid w:val="00443AE6"/>
    <w:rsid w:val="00443BDA"/>
    <w:rsid w:val="00443FF5"/>
    <w:rsid w:val="0044425F"/>
    <w:rsid w:val="00444927"/>
    <w:rsid w:val="004452E9"/>
    <w:rsid w:val="004461F3"/>
    <w:rsid w:val="00446DBB"/>
    <w:rsid w:val="00447671"/>
    <w:rsid w:val="00447C48"/>
    <w:rsid w:val="00450695"/>
    <w:rsid w:val="00451129"/>
    <w:rsid w:val="004511A1"/>
    <w:rsid w:val="004514DC"/>
    <w:rsid w:val="004519D6"/>
    <w:rsid w:val="004521D9"/>
    <w:rsid w:val="00452B3C"/>
    <w:rsid w:val="004533E0"/>
    <w:rsid w:val="004538F5"/>
    <w:rsid w:val="00453AE0"/>
    <w:rsid w:val="00454535"/>
    <w:rsid w:val="0045547D"/>
    <w:rsid w:val="00455852"/>
    <w:rsid w:val="00455B8C"/>
    <w:rsid w:val="0045758B"/>
    <w:rsid w:val="0046048D"/>
    <w:rsid w:val="00460E1E"/>
    <w:rsid w:val="00461C84"/>
    <w:rsid w:val="00461F7D"/>
    <w:rsid w:val="00462C94"/>
    <w:rsid w:val="00462C9B"/>
    <w:rsid w:val="00463D29"/>
    <w:rsid w:val="004642AB"/>
    <w:rsid w:val="00464819"/>
    <w:rsid w:val="004648A2"/>
    <w:rsid w:val="00465218"/>
    <w:rsid w:val="004654F5"/>
    <w:rsid w:val="004658CF"/>
    <w:rsid w:val="004669E4"/>
    <w:rsid w:val="00466A62"/>
    <w:rsid w:val="00466C6A"/>
    <w:rsid w:val="00467697"/>
    <w:rsid w:val="0046791B"/>
    <w:rsid w:val="00467C57"/>
    <w:rsid w:val="00467DCD"/>
    <w:rsid w:val="00467F4F"/>
    <w:rsid w:val="00470BAE"/>
    <w:rsid w:val="00470F69"/>
    <w:rsid w:val="0047138F"/>
    <w:rsid w:val="004713D3"/>
    <w:rsid w:val="0047285A"/>
    <w:rsid w:val="00472EA6"/>
    <w:rsid w:val="00473DC5"/>
    <w:rsid w:val="0047417A"/>
    <w:rsid w:val="00474CBA"/>
    <w:rsid w:val="00474E4F"/>
    <w:rsid w:val="0047534F"/>
    <w:rsid w:val="00475439"/>
    <w:rsid w:val="00475709"/>
    <w:rsid w:val="00476A13"/>
    <w:rsid w:val="00477A75"/>
    <w:rsid w:val="00477AB2"/>
    <w:rsid w:val="00480F07"/>
    <w:rsid w:val="004820DA"/>
    <w:rsid w:val="0048256B"/>
    <w:rsid w:val="0048267F"/>
    <w:rsid w:val="00483245"/>
    <w:rsid w:val="00483276"/>
    <w:rsid w:val="00483286"/>
    <w:rsid w:val="00483414"/>
    <w:rsid w:val="004837FD"/>
    <w:rsid w:val="00484507"/>
    <w:rsid w:val="00484CFD"/>
    <w:rsid w:val="00484DF3"/>
    <w:rsid w:val="004850AC"/>
    <w:rsid w:val="0048531F"/>
    <w:rsid w:val="00485479"/>
    <w:rsid w:val="00485E5F"/>
    <w:rsid w:val="0048622A"/>
    <w:rsid w:val="00490733"/>
    <w:rsid w:val="00490FE7"/>
    <w:rsid w:val="004917EB"/>
    <w:rsid w:val="00491A06"/>
    <w:rsid w:val="00491AFF"/>
    <w:rsid w:val="00491B55"/>
    <w:rsid w:val="004922FE"/>
    <w:rsid w:val="004936F1"/>
    <w:rsid w:val="0049372C"/>
    <w:rsid w:val="0049450E"/>
    <w:rsid w:val="00494F72"/>
    <w:rsid w:val="0049593A"/>
    <w:rsid w:val="00495ACE"/>
    <w:rsid w:val="00495FF8"/>
    <w:rsid w:val="00496CD3"/>
    <w:rsid w:val="004970F1"/>
    <w:rsid w:val="004976B0"/>
    <w:rsid w:val="00497882"/>
    <w:rsid w:val="00497BF0"/>
    <w:rsid w:val="00497D97"/>
    <w:rsid w:val="004A00D2"/>
    <w:rsid w:val="004A048D"/>
    <w:rsid w:val="004A08DC"/>
    <w:rsid w:val="004A0BFC"/>
    <w:rsid w:val="004A0D49"/>
    <w:rsid w:val="004A1194"/>
    <w:rsid w:val="004A2B7A"/>
    <w:rsid w:val="004A3DF2"/>
    <w:rsid w:val="004A3E0E"/>
    <w:rsid w:val="004A422B"/>
    <w:rsid w:val="004A42FB"/>
    <w:rsid w:val="004A439D"/>
    <w:rsid w:val="004A4615"/>
    <w:rsid w:val="004A5570"/>
    <w:rsid w:val="004A5C3A"/>
    <w:rsid w:val="004A5E2D"/>
    <w:rsid w:val="004A613C"/>
    <w:rsid w:val="004A68B7"/>
    <w:rsid w:val="004A6CBD"/>
    <w:rsid w:val="004A7EE1"/>
    <w:rsid w:val="004B04CE"/>
    <w:rsid w:val="004B05B4"/>
    <w:rsid w:val="004B06FD"/>
    <w:rsid w:val="004B120D"/>
    <w:rsid w:val="004B156A"/>
    <w:rsid w:val="004B1650"/>
    <w:rsid w:val="004B184C"/>
    <w:rsid w:val="004B1E8C"/>
    <w:rsid w:val="004B206D"/>
    <w:rsid w:val="004B2C47"/>
    <w:rsid w:val="004B2CAF"/>
    <w:rsid w:val="004B309C"/>
    <w:rsid w:val="004B3CFC"/>
    <w:rsid w:val="004B3D79"/>
    <w:rsid w:val="004B3EB0"/>
    <w:rsid w:val="004B485B"/>
    <w:rsid w:val="004B5EBF"/>
    <w:rsid w:val="004B6385"/>
    <w:rsid w:val="004B653A"/>
    <w:rsid w:val="004B6A04"/>
    <w:rsid w:val="004B6D09"/>
    <w:rsid w:val="004B79E9"/>
    <w:rsid w:val="004C0215"/>
    <w:rsid w:val="004C027E"/>
    <w:rsid w:val="004C02BE"/>
    <w:rsid w:val="004C0503"/>
    <w:rsid w:val="004C1006"/>
    <w:rsid w:val="004C121C"/>
    <w:rsid w:val="004C1DED"/>
    <w:rsid w:val="004C2644"/>
    <w:rsid w:val="004C26F6"/>
    <w:rsid w:val="004C28D2"/>
    <w:rsid w:val="004C3212"/>
    <w:rsid w:val="004C3454"/>
    <w:rsid w:val="004C35B4"/>
    <w:rsid w:val="004C3604"/>
    <w:rsid w:val="004C424F"/>
    <w:rsid w:val="004C4667"/>
    <w:rsid w:val="004C4AF5"/>
    <w:rsid w:val="004C4D39"/>
    <w:rsid w:val="004C6DFB"/>
    <w:rsid w:val="004C7189"/>
    <w:rsid w:val="004D017A"/>
    <w:rsid w:val="004D0E14"/>
    <w:rsid w:val="004D15BA"/>
    <w:rsid w:val="004D19BB"/>
    <w:rsid w:val="004D1A3C"/>
    <w:rsid w:val="004D2CDD"/>
    <w:rsid w:val="004D2E4E"/>
    <w:rsid w:val="004D2F63"/>
    <w:rsid w:val="004D3125"/>
    <w:rsid w:val="004D3B71"/>
    <w:rsid w:val="004D3C27"/>
    <w:rsid w:val="004D42F9"/>
    <w:rsid w:val="004D446E"/>
    <w:rsid w:val="004D6260"/>
    <w:rsid w:val="004D6B16"/>
    <w:rsid w:val="004D77B7"/>
    <w:rsid w:val="004D79AA"/>
    <w:rsid w:val="004E0363"/>
    <w:rsid w:val="004E0479"/>
    <w:rsid w:val="004E07E0"/>
    <w:rsid w:val="004E0975"/>
    <w:rsid w:val="004E0D23"/>
    <w:rsid w:val="004E0D7F"/>
    <w:rsid w:val="004E1B07"/>
    <w:rsid w:val="004E2651"/>
    <w:rsid w:val="004E2BF8"/>
    <w:rsid w:val="004E2E5D"/>
    <w:rsid w:val="004E3095"/>
    <w:rsid w:val="004E30D7"/>
    <w:rsid w:val="004E343A"/>
    <w:rsid w:val="004E3A85"/>
    <w:rsid w:val="004E3AA6"/>
    <w:rsid w:val="004E3DC0"/>
    <w:rsid w:val="004E3FFD"/>
    <w:rsid w:val="004E54F2"/>
    <w:rsid w:val="004E59EA"/>
    <w:rsid w:val="004E745A"/>
    <w:rsid w:val="004E7959"/>
    <w:rsid w:val="004F0232"/>
    <w:rsid w:val="004F02C4"/>
    <w:rsid w:val="004F03F9"/>
    <w:rsid w:val="004F0998"/>
    <w:rsid w:val="004F0C37"/>
    <w:rsid w:val="004F1741"/>
    <w:rsid w:val="004F1EEC"/>
    <w:rsid w:val="004F22E2"/>
    <w:rsid w:val="004F2343"/>
    <w:rsid w:val="004F2C7F"/>
    <w:rsid w:val="004F3031"/>
    <w:rsid w:val="004F3084"/>
    <w:rsid w:val="004F3783"/>
    <w:rsid w:val="004F398F"/>
    <w:rsid w:val="004F3E1F"/>
    <w:rsid w:val="004F3E29"/>
    <w:rsid w:val="004F44B2"/>
    <w:rsid w:val="004F4783"/>
    <w:rsid w:val="004F4F39"/>
    <w:rsid w:val="004F59FC"/>
    <w:rsid w:val="004F5FF9"/>
    <w:rsid w:val="004F64A0"/>
    <w:rsid w:val="004F6707"/>
    <w:rsid w:val="004F6904"/>
    <w:rsid w:val="004F6BB0"/>
    <w:rsid w:val="004F7068"/>
    <w:rsid w:val="004F713C"/>
    <w:rsid w:val="004F72C2"/>
    <w:rsid w:val="004F754B"/>
    <w:rsid w:val="004F7AA0"/>
    <w:rsid w:val="005008C7"/>
    <w:rsid w:val="00500A6D"/>
    <w:rsid w:val="00500DE4"/>
    <w:rsid w:val="00501029"/>
    <w:rsid w:val="005011CE"/>
    <w:rsid w:val="005023D1"/>
    <w:rsid w:val="0050317C"/>
    <w:rsid w:val="005032AA"/>
    <w:rsid w:val="005038E7"/>
    <w:rsid w:val="00503933"/>
    <w:rsid w:val="0050426B"/>
    <w:rsid w:val="005048FB"/>
    <w:rsid w:val="005049DF"/>
    <w:rsid w:val="00505AAE"/>
    <w:rsid w:val="00506213"/>
    <w:rsid w:val="00506245"/>
    <w:rsid w:val="00506718"/>
    <w:rsid w:val="00506B8F"/>
    <w:rsid w:val="005079A2"/>
    <w:rsid w:val="005101B8"/>
    <w:rsid w:val="00510FF7"/>
    <w:rsid w:val="005110BA"/>
    <w:rsid w:val="0051124C"/>
    <w:rsid w:val="005112D5"/>
    <w:rsid w:val="00511C34"/>
    <w:rsid w:val="00511E5D"/>
    <w:rsid w:val="005120FA"/>
    <w:rsid w:val="00512208"/>
    <w:rsid w:val="00512B1B"/>
    <w:rsid w:val="00512C3E"/>
    <w:rsid w:val="00512CBC"/>
    <w:rsid w:val="005138F6"/>
    <w:rsid w:val="00514160"/>
    <w:rsid w:val="00514390"/>
    <w:rsid w:val="00514703"/>
    <w:rsid w:val="005151E0"/>
    <w:rsid w:val="0051591D"/>
    <w:rsid w:val="00515D82"/>
    <w:rsid w:val="00515F62"/>
    <w:rsid w:val="005165EB"/>
    <w:rsid w:val="0051710D"/>
    <w:rsid w:val="005202AF"/>
    <w:rsid w:val="00520BA1"/>
    <w:rsid w:val="00521094"/>
    <w:rsid w:val="00522E56"/>
    <w:rsid w:val="00523B7D"/>
    <w:rsid w:val="005245C3"/>
    <w:rsid w:val="005246E2"/>
    <w:rsid w:val="00524925"/>
    <w:rsid w:val="00524FCA"/>
    <w:rsid w:val="005250A7"/>
    <w:rsid w:val="00525198"/>
    <w:rsid w:val="0052557B"/>
    <w:rsid w:val="00525E45"/>
    <w:rsid w:val="00525F10"/>
    <w:rsid w:val="00526239"/>
    <w:rsid w:val="005264E2"/>
    <w:rsid w:val="005267DF"/>
    <w:rsid w:val="00526BE2"/>
    <w:rsid w:val="00527604"/>
    <w:rsid w:val="00527B80"/>
    <w:rsid w:val="00527CD8"/>
    <w:rsid w:val="005304C6"/>
    <w:rsid w:val="00531364"/>
    <w:rsid w:val="00531EE3"/>
    <w:rsid w:val="00532C1A"/>
    <w:rsid w:val="0053410F"/>
    <w:rsid w:val="005343C0"/>
    <w:rsid w:val="00534789"/>
    <w:rsid w:val="00534A62"/>
    <w:rsid w:val="00534F9F"/>
    <w:rsid w:val="005356D8"/>
    <w:rsid w:val="00535C51"/>
    <w:rsid w:val="00535D96"/>
    <w:rsid w:val="00537177"/>
    <w:rsid w:val="005374E0"/>
    <w:rsid w:val="0053773D"/>
    <w:rsid w:val="00537D0B"/>
    <w:rsid w:val="005403CB"/>
    <w:rsid w:val="00540AE0"/>
    <w:rsid w:val="00540E76"/>
    <w:rsid w:val="00540F9A"/>
    <w:rsid w:val="00541014"/>
    <w:rsid w:val="00541239"/>
    <w:rsid w:val="00541DE7"/>
    <w:rsid w:val="00542969"/>
    <w:rsid w:val="00542AE8"/>
    <w:rsid w:val="00542AF5"/>
    <w:rsid w:val="00542C6B"/>
    <w:rsid w:val="00542CCD"/>
    <w:rsid w:val="005438BF"/>
    <w:rsid w:val="0054396A"/>
    <w:rsid w:val="005439E0"/>
    <w:rsid w:val="005445E1"/>
    <w:rsid w:val="00545334"/>
    <w:rsid w:val="00545AA2"/>
    <w:rsid w:val="00546798"/>
    <w:rsid w:val="00546AED"/>
    <w:rsid w:val="00546B99"/>
    <w:rsid w:val="00546D4B"/>
    <w:rsid w:val="005472EB"/>
    <w:rsid w:val="00547412"/>
    <w:rsid w:val="0055009C"/>
    <w:rsid w:val="00550638"/>
    <w:rsid w:val="00551E66"/>
    <w:rsid w:val="005522C3"/>
    <w:rsid w:val="00552A5A"/>
    <w:rsid w:val="005534A6"/>
    <w:rsid w:val="00553905"/>
    <w:rsid w:val="005539ED"/>
    <w:rsid w:val="00553A22"/>
    <w:rsid w:val="00553BB3"/>
    <w:rsid w:val="00553DC1"/>
    <w:rsid w:val="0055429B"/>
    <w:rsid w:val="00554884"/>
    <w:rsid w:val="005549DF"/>
    <w:rsid w:val="00554EB6"/>
    <w:rsid w:val="005557F4"/>
    <w:rsid w:val="005566D4"/>
    <w:rsid w:val="00556C65"/>
    <w:rsid w:val="00557D1D"/>
    <w:rsid w:val="00557F1F"/>
    <w:rsid w:val="005608D1"/>
    <w:rsid w:val="005613FB"/>
    <w:rsid w:val="005613FC"/>
    <w:rsid w:val="00561944"/>
    <w:rsid w:val="00562433"/>
    <w:rsid w:val="005629F8"/>
    <w:rsid w:val="005635D1"/>
    <w:rsid w:val="00563FD9"/>
    <w:rsid w:val="005649EC"/>
    <w:rsid w:val="00564C00"/>
    <w:rsid w:val="00564EF3"/>
    <w:rsid w:val="00565541"/>
    <w:rsid w:val="00565D15"/>
    <w:rsid w:val="005675E4"/>
    <w:rsid w:val="00567724"/>
    <w:rsid w:val="005677F4"/>
    <w:rsid w:val="00567B87"/>
    <w:rsid w:val="005703C7"/>
    <w:rsid w:val="0057086B"/>
    <w:rsid w:val="00570BCB"/>
    <w:rsid w:val="00570FF0"/>
    <w:rsid w:val="005718D1"/>
    <w:rsid w:val="00572257"/>
    <w:rsid w:val="00572844"/>
    <w:rsid w:val="00572D94"/>
    <w:rsid w:val="005732CF"/>
    <w:rsid w:val="00573693"/>
    <w:rsid w:val="00574E5D"/>
    <w:rsid w:val="00575B7B"/>
    <w:rsid w:val="00575BF1"/>
    <w:rsid w:val="00576289"/>
    <w:rsid w:val="00576651"/>
    <w:rsid w:val="005768B9"/>
    <w:rsid w:val="0057701A"/>
    <w:rsid w:val="00577744"/>
    <w:rsid w:val="00577811"/>
    <w:rsid w:val="005803C8"/>
    <w:rsid w:val="005804EE"/>
    <w:rsid w:val="005814D8"/>
    <w:rsid w:val="00581837"/>
    <w:rsid w:val="005819D3"/>
    <w:rsid w:val="00581BF7"/>
    <w:rsid w:val="0058206F"/>
    <w:rsid w:val="00582589"/>
    <w:rsid w:val="005826C0"/>
    <w:rsid w:val="00582B77"/>
    <w:rsid w:val="005840A6"/>
    <w:rsid w:val="005848F1"/>
    <w:rsid w:val="00584C45"/>
    <w:rsid w:val="005859BA"/>
    <w:rsid w:val="005868FE"/>
    <w:rsid w:val="00587358"/>
    <w:rsid w:val="0059031D"/>
    <w:rsid w:val="00590B17"/>
    <w:rsid w:val="00590B6C"/>
    <w:rsid w:val="005913E3"/>
    <w:rsid w:val="00591D5F"/>
    <w:rsid w:val="005921E3"/>
    <w:rsid w:val="005923DD"/>
    <w:rsid w:val="0059252D"/>
    <w:rsid w:val="00592804"/>
    <w:rsid w:val="00592CF4"/>
    <w:rsid w:val="00593357"/>
    <w:rsid w:val="00595D54"/>
    <w:rsid w:val="005967AE"/>
    <w:rsid w:val="005968DE"/>
    <w:rsid w:val="00596DCA"/>
    <w:rsid w:val="00597079"/>
    <w:rsid w:val="005971D6"/>
    <w:rsid w:val="0059737E"/>
    <w:rsid w:val="00597CF0"/>
    <w:rsid w:val="005A00D3"/>
    <w:rsid w:val="005A0D0E"/>
    <w:rsid w:val="005A0DF1"/>
    <w:rsid w:val="005A1056"/>
    <w:rsid w:val="005A10F4"/>
    <w:rsid w:val="005A1CFB"/>
    <w:rsid w:val="005A1FAD"/>
    <w:rsid w:val="005A25F4"/>
    <w:rsid w:val="005A2CC7"/>
    <w:rsid w:val="005A3412"/>
    <w:rsid w:val="005A356E"/>
    <w:rsid w:val="005A36B1"/>
    <w:rsid w:val="005A37E9"/>
    <w:rsid w:val="005A3D30"/>
    <w:rsid w:val="005A4104"/>
    <w:rsid w:val="005A4C13"/>
    <w:rsid w:val="005A55E3"/>
    <w:rsid w:val="005A624F"/>
    <w:rsid w:val="005A6E20"/>
    <w:rsid w:val="005A7CE6"/>
    <w:rsid w:val="005A7CF5"/>
    <w:rsid w:val="005A7D03"/>
    <w:rsid w:val="005B1ECB"/>
    <w:rsid w:val="005B2347"/>
    <w:rsid w:val="005B2412"/>
    <w:rsid w:val="005B290E"/>
    <w:rsid w:val="005B29F3"/>
    <w:rsid w:val="005B3124"/>
    <w:rsid w:val="005B31AE"/>
    <w:rsid w:val="005B31EC"/>
    <w:rsid w:val="005B34D4"/>
    <w:rsid w:val="005B3A0C"/>
    <w:rsid w:val="005B3CCD"/>
    <w:rsid w:val="005B3FE6"/>
    <w:rsid w:val="005B47BC"/>
    <w:rsid w:val="005B524F"/>
    <w:rsid w:val="005B54F0"/>
    <w:rsid w:val="005B5538"/>
    <w:rsid w:val="005B55F2"/>
    <w:rsid w:val="005B61DC"/>
    <w:rsid w:val="005B626B"/>
    <w:rsid w:val="005B6823"/>
    <w:rsid w:val="005B708F"/>
    <w:rsid w:val="005C0689"/>
    <w:rsid w:val="005C0C56"/>
    <w:rsid w:val="005C0F3C"/>
    <w:rsid w:val="005C0FE7"/>
    <w:rsid w:val="005C115C"/>
    <w:rsid w:val="005C163F"/>
    <w:rsid w:val="005C16B4"/>
    <w:rsid w:val="005C2B81"/>
    <w:rsid w:val="005C2CFC"/>
    <w:rsid w:val="005C2CFE"/>
    <w:rsid w:val="005C2DA3"/>
    <w:rsid w:val="005C3876"/>
    <w:rsid w:val="005C3979"/>
    <w:rsid w:val="005C3CD1"/>
    <w:rsid w:val="005C44E0"/>
    <w:rsid w:val="005C497A"/>
    <w:rsid w:val="005C4B58"/>
    <w:rsid w:val="005C4CE2"/>
    <w:rsid w:val="005C53DF"/>
    <w:rsid w:val="005C5428"/>
    <w:rsid w:val="005C5935"/>
    <w:rsid w:val="005C719B"/>
    <w:rsid w:val="005C7960"/>
    <w:rsid w:val="005C7C83"/>
    <w:rsid w:val="005D1314"/>
    <w:rsid w:val="005D1F50"/>
    <w:rsid w:val="005D281B"/>
    <w:rsid w:val="005D3BCE"/>
    <w:rsid w:val="005D452C"/>
    <w:rsid w:val="005D47B6"/>
    <w:rsid w:val="005D4E30"/>
    <w:rsid w:val="005D5121"/>
    <w:rsid w:val="005D513F"/>
    <w:rsid w:val="005D56F1"/>
    <w:rsid w:val="005D5993"/>
    <w:rsid w:val="005D5C0B"/>
    <w:rsid w:val="005D5F21"/>
    <w:rsid w:val="005D634E"/>
    <w:rsid w:val="005D6478"/>
    <w:rsid w:val="005D7A4F"/>
    <w:rsid w:val="005D7C5A"/>
    <w:rsid w:val="005E05CB"/>
    <w:rsid w:val="005E12A1"/>
    <w:rsid w:val="005E29CE"/>
    <w:rsid w:val="005E2CA6"/>
    <w:rsid w:val="005E2CE5"/>
    <w:rsid w:val="005E3247"/>
    <w:rsid w:val="005E41E5"/>
    <w:rsid w:val="005E47E1"/>
    <w:rsid w:val="005E5B13"/>
    <w:rsid w:val="005E75D8"/>
    <w:rsid w:val="005E7640"/>
    <w:rsid w:val="005E7A83"/>
    <w:rsid w:val="005E7E7D"/>
    <w:rsid w:val="005F0705"/>
    <w:rsid w:val="005F194B"/>
    <w:rsid w:val="005F1C1F"/>
    <w:rsid w:val="005F2300"/>
    <w:rsid w:val="005F3755"/>
    <w:rsid w:val="005F3D89"/>
    <w:rsid w:val="005F4C86"/>
    <w:rsid w:val="005F51FE"/>
    <w:rsid w:val="005F5969"/>
    <w:rsid w:val="005F5E1A"/>
    <w:rsid w:val="005F6738"/>
    <w:rsid w:val="005F6BF1"/>
    <w:rsid w:val="005F72B0"/>
    <w:rsid w:val="005F7885"/>
    <w:rsid w:val="005F7BBF"/>
    <w:rsid w:val="006008AA"/>
    <w:rsid w:val="00600BDE"/>
    <w:rsid w:val="00600F26"/>
    <w:rsid w:val="00601906"/>
    <w:rsid w:val="00602A1A"/>
    <w:rsid w:val="00602B59"/>
    <w:rsid w:val="00602BB0"/>
    <w:rsid w:val="00603147"/>
    <w:rsid w:val="006031E3"/>
    <w:rsid w:val="00604668"/>
    <w:rsid w:val="00604D1D"/>
    <w:rsid w:val="00605422"/>
    <w:rsid w:val="00605CE4"/>
    <w:rsid w:val="00605D5B"/>
    <w:rsid w:val="00606780"/>
    <w:rsid w:val="006072F9"/>
    <w:rsid w:val="00607541"/>
    <w:rsid w:val="006077EC"/>
    <w:rsid w:val="00610A00"/>
    <w:rsid w:val="0061137D"/>
    <w:rsid w:val="006119D8"/>
    <w:rsid w:val="006132EE"/>
    <w:rsid w:val="0061359C"/>
    <w:rsid w:val="00613A95"/>
    <w:rsid w:val="00614BD1"/>
    <w:rsid w:val="00614FFF"/>
    <w:rsid w:val="00615A66"/>
    <w:rsid w:val="00615ABB"/>
    <w:rsid w:val="00615D1D"/>
    <w:rsid w:val="006167FE"/>
    <w:rsid w:val="00616B3F"/>
    <w:rsid w:val="0061767A"/>
    <w:rsid w:val="00617B1D"/>
    <w:rsid w:val="00620FAA"/>
    <w:rsid w:val="0062149B"/>
    <w:rsid w:val="00621621"/>
    <w:rsid w:val="006225DA"/>
    <w:rsid w:val="006226EE"/>
    <w:rsid w:val="00622FD6"/>
    <w:rsid w:val="00623B46"/>
    <w:rsid w:val="00624067"/>
    <w:rsid w:val="00624341"/>
    <w:rsid w:val="0062466D"/>
    <w:rsid w:val="00624695"/>
    <w:rsid w:val="006249F3"/>
    <w:rsid w:val="00624BF0"/>
    <w:rsid w:val="00625847"/>
    <w:rsid w:val="00625B19"/>
    <w:rsid w:val="00625CC7"/>
    <w:rsid w:val="00627161"/>
    <w:rsid w:val="006275CE"/>
    <w:rsid w:val="00630F7C"/>
    <w:rsid w:val="006318E6"/>
    <w:rsid w:val="00631DA3"/>
    <w:rsid w:val="00631F17"/>
    <w:rsid w:val="00632267"/>
    <w:rsid w:val="00632F97"/>
    <w:rsid w:val="00633745"/>
    <w:rsid w:val="006339B2"/>
    <w:rsid w:val="006341E5"/>
    <w:rsid w:val="00634411"/>
    <w:rsid w:val="0063482B"/>
    <w:rsid w:val="0063523A"/>
    <w:rsid w:val="00635BD0"/>
    <w:rsid w:val="00635FFC"/>
    <w:rsid w:val="00636AF9"/>
    <w:rsid w:val="00636E10"/>
    <w:rsid w:val="00637AEF"/>
    <w:rsid w:val="0064157F"/>
    <w:rsid w:val="00641AA0"/>
    <w:rsid w:val="00642A39"/>
    <w:rsid w:val="00642CE4"/>
    <w:rsid w:val="006432AA"/>
    <w:rsid w:val="00643FD5"/>
    <w:rsid w:val="00643FD9"/>
    <w:rsid w:val="00645A48"/>
    <w:rsid w:val="00646486"/>
    <w:rsid w:val="0064658B"/>
    <w:rsid w:val="006473E9"/>
    <w:rsid w:val="006474A6"/>
    <w:rsid w:val="006477BE"/>
    <w:rsid w:val="00647A36"/>
    <w:rsid w:val="00651D13"/>
    <w:rsid w:val="0065200B"/>
    <w:rsid w:val="006520E2"/>
    <w:rsid w:val="0065313D"/>
    <w:rsid w:val="00653645"/>
    <w:rsid w:val="0065421C"/>
    <w:rsid w:val="00654CC4"/>
    <w:rsid w:val="00655F30"/>
    <w:rsid w:val="00656A6D"/>
    <w:rsid w:val="00657EC1"/>
    <w:rsid w:val="00657EF0"/>
    <w:rsid w:val="00660079"/>
    <w:rsid w:val="006606D3"/>
    <w:rsid w:val="00660C08"/>
    <w:rsid w:val="00661F1D"/>
    <w:rsid w:val="00662498"/>
    <w:rsid w:val="0066385F"/>
    <w:rsid w:val="00664595"/>
    <w:rsid w:val="0066488A"/>
    <w:rsid w:val="00664BC3"/>
    <w:rsid w:val="006651BD"/>
    <w:rsid w:val="00665211"/>
    <w:rsid w:val="00665ABB"/>
    <w:rsid w:val="00665D06"/>
    <w:rsid w:val="00665E90"/>
    <w:rsid w:val="006660AE"/>
    <w:rsid w:val="00666759"/>
    <w:rsid w:val="006667A4"/>
    <w:rsid w:val="0066696C"/>
    <w:rsid w:val="0066723B"/>
    <w:rsid w:val="00667763"/>
    <w:rsid w:val="00667F80"/>
    <w:rsid w:val="006700C1"/>
    <w:rsid w:val="006704AF"/>
    <w:rsid w:val="00670701"/>
    <w:rsid w:val="00670C94"/>
    <w:rsid w:val="00670CEC"/>
    <w:rsid w:val="00671315"/>
    <w:rsid w:val="006719F3"/>
    <w:rsid w:val="00671E80"/>
    <w:rsid w:val="00672241"/>
    <w:rsid w:val="00672274"/>
    <w:rsid w:val="00673053"/>
    <w:rsid w:val="006742DC"/>
    <w:rsid w:val="00674ED4"/>
    <w:rsid w:val="006755AE"/>
    <w:rsid w:val="006756D7"/>
    <w:rsid w:val="006757E8"/>
    <w:rsid w:val="00676126"/>
    <w:rsid w:val="00676CE3"/>
    <w:rsid w:val="00677247"/>
    <w:rsid w:val="006773B2"/>
    <w:rsid w:val="00677CCB"/>
    <w:rsid w:val="00680524"/>
    <w:rsid w:val="00680B5C"/>
    <w:rsid w:val="006816E4"/>
    <w:rsid w:val="0068224F"/>
    <w:rsid w:val="00682283"/>
    <w:rsid w:val="00682E5F"/>
    <w:rsid w:val="00683257"/>
    <w:rsid w:val="00684687"/>
    <w:rsid w:val="006849C3"/>
    <w:rsid w:val="00684F8C"/>
    <w:rsid w:val="006851AD"/>
    <w:rsid w:val="00685CFE"/>
    <w:rsid w:val="0068751E"/>
    <w:rsid w:val="00687A8E"/>
    <w:rsid w:val="00687D65"/>
    <w:rsid w:val="00687ED2"/>
    <w:rsid w:val="00687FB8"/>
    <w:rsid w:val="0069040E"/>
    <w:rsid w:val="0069189E"/>
    <w:rsid w:val="00691DDB"/>
    <w:rsid w:val="0069246B"/>
    <w:rsid w:val="00692708"/>
    <w:rsid w:val="0069343B"/>
    <w:rsid w:val="00695C91"/>
    <w:rsid w:val="00696970"/>
    <w:rsid w:val="00697636"/>
    <w:rsid w:val="006978ED"/>
    <w:rsid w:val="00697911"/>
    <w:rsid w:val="00697ABC"/>
    <w:rsid w:val="00697AEB"/>
    <w:rsid w:val="00697B1F"/>
    <w:rsid w:val="00697FEC"/>
    <w:rsid w:val="006A023B"/>
    <w:rsid w:val="006A036E"/>
    <w:rsid w:val="006A1326"/>
    <w:rsid w:val="006A261A"/>
    <w:rsid w:val="006A2925"/>
    <w:rsid w:val="006A2ED5"/>
    <w:rsid w:val="006A300B"/>
    <w:rsid w:val="006A3162"/>
    <w:rsid w:val="006A344F"/>
    <w:rsid w:val="006A36AC"/>
    <w:rsid w:val="006A3A4C"/>
    <w:rsid w:val="006A3DCA"/>
    <w:rsid w:val="006A4296"/>
    <w:rsid w:val="006A4559"/>
    <w:rsid w:val="006A5109"/>
    <w:rsid w:val="006A6007"/>
    <w:rsid w:val="006A6825"/>
    <w:rsid w:val="006A6D91"/>
    <w:rsid w:val="006A7012"/>
    <w:rsid w:val="006A7887"/>
    <w:rsid w:val="006A78DF"/>
    <w:rsid w:val="006B0CFC"/>
    <w:rsid w:val="006B12AE"/>
    <w:rsid w:val="006B13ED"/>
    <w:rsid w:val="006B14F8"/>
    <w:rsid w:val="006B1B0A"/>
    <w:rsid w:val="006B1CA5"/>
    <w:rsid w:val="006B23E5"/>
    <w:rsid w:val="006B2849"/>
    <w:rsid w:val="006B2ABC"/>
    <w:rsid w:val="006B2B9F"/>
    <w:rsid w:val="006B3421"/>
    <w:rsid w:val="006B38E6"/>
    <w:rsid w:val="006B3AFB"/>
    <w:rsid w:val="006B3C83"/>
    <w:rsid w:val="006B3D8D"/>
    <w:rsid w:val="006B43D7"/>
    <w:rsid w:val="006B4E9A"/>
    <w:rsid w:val="006B57F9"/>
    <w:rsid w:val="006B633C"/>
    <w:rsid w:val="006B74D8"/>
    <w:rsid w:val="006B77B3"/>
    <w:rsid w:val="006C060E"/>
    <w:rsid w:val="006C07D7"/>
    <w:rsid w:val="006C0FD6"/>
    <w:rsid w:val="006C10FB"/>
    <w:rsid w:val="006C22D3"/>
    <w:rsid w:val="006C2EBA"/>
    <w:rsid w:val="006C2EF6"/>
    <w:rsid w:val="006C3020"/>
    <w:rsid w:val="006C35D5"/>
    <w:rsid w:val="006C38E0"/>
    <w:rsid w:val="006C3A0C"/>
    <w:rsid w:val="006C3C76"/>
    <w:rsid w:val="006C3E94"/>
    <w:rsid w:val="006C47C9"/>
    <w:rsid w:val="006C4834"/>
    <w:rsid w:val="006C49C6"/>
    <w:rsid w:val="006C4FF2"/>
    <w:rsid w:val="006C52A1"/>
    <w:rsid w:val="006C62BF"/>
    <w:rsid w:val="006C634A"/>
    <w:rsid w:val="006D0351"/>
    <w:rsid w:val="006D1263"/>
    <w:rsid w:val="006D1423"/>
    <w:rsid w:val="006D14F6"/>
    <w:rsid w:val="006D1C20"/>
    <w:rsid w:val="006D205A"/>
    <w:rsid w:val="006D21AE"/>
    <w:rsid w:val="006D21DB"/>
    <w:rsid w:val="006D2710"/>
    <w:rsid w:val="006D3BD6"/>
    <w:rsid w:val="006D3C00"/>
    <w:rsid w:val="006D4420"/>
    <w:rsid w:val="006D484B"/>
    <w:rsid w:val="006D494A"/>
    <w:rsid w:val="006D5BBB"/>
    <w:rsid w:val="006D5EDC"/>
    <w:rsid w:val="006D6CA4"/>
    <w:rsid w:val="006D6FA3"/>
    <w:rsid w:val="006D75EA"/>
    <w:rsid w:val="006D797F"/>
    <w:rsid w:val="006E1453"/>
    <w:rsid w:val="006E16C5"/>
    <w:rsid w:val="006E244F"/>
    <w:rsid w:val="006E2A91"/>
    <w:rsid w:val="006E2FC3"/>
    <w:rsid w:val="006E34B7"/>
    <w:rsid w:val="006E35B4"/>
    <w:rsid w:val="006E3646"/>
    <w:rsid w:val="006E3AAB"/>
    <w:rsid w:val="006E3AFC"/>
    <w:rsid w:val="006E3B05"/>
    <w:rsid w:val="006E3B61"/>
    <w:rsid w:val="006E5775"/>
    <w:rsid w:val="006E60B5"/>
    <w:rsid w:val="006E7309"/>
    <w:rsid w:val="006E74F7"/>
    <w:rsid w:val="006E79C2"/>
    <w:rsid w:val="006E7F0F"/>
    <w:rsid w:val="006F0002"/>
    <w:rsid w:val="006F00F1"/>
    <w:rsid w:val="006F030F"/>
    <w:rsid w:val="006F0658"/>
    <w:rsid w:val="006F0B85"/>
    <w:rsid w:val="006F10E0"/>
    <w:rsid w:val="006F14A3"/>
    <w:rsid w:val="006F17A6"/>
    <w:rsid w:val="006F1825"/>
    <w:rsid w:val="006F270B"/>
    <w:rsid w:val="006F2792"/>
    <w:rsid w:val="006F32D6"/>
    <w:rsid w:val="006F3A4E"/>
    <w:rsid w:val="006F3ABC"/>
    <w:rsid w:val="006F3C52"/>
    <w:rsid w:val="006F488F"/>
    <w:rsid w:val="006F5D27"/>
    <w:rsid w:val="006F6159"/>
    <w:rsid w:val="006F6313"/>
    <w:rsid w:val="006F6758"/>
    <w:rsid w:val="006F6C2F"/>
    <w:rsid w:val="006F73A5"/>
    <w:rsid w:val="006F78F5"/>
    <w:rsid w:val="00700027"/>
    <w:rsid w:val="00700348"/>
    <w:rsid w:val="00700F0F"/>
    <w:rsid w:val="007016AF"/>
    <w:rsid w:val="00701D3B"/>
    <w:rsid w:val="00701D87"/>
    <w:rsid w:val="00704797"/>
    <w:rsid w:val="00704C17"/>
    <w:rsid w:val="00705099"/>
    <w:rsid w:val="0070638F"/>
    <w:rsid w:val="007067E5"/>
    <w:rsid w:val="00706B35"/>
    <w:rsid w:val="007076EC"/>
    <w:rsid w:val="00707C9E"/>
    <w:rsid w:val="007105E8"/>
    <w:rsid w:val="00710BA0"/>
    <w:rsid w:val="00710E2A"/>
    <w:rsid w:val="00711B1D"/>
    <w:rsid w:val="007124C5"/>
    <w:rsid w:val="007129A4"/>
    <w:rsid w:val="00712A88"/>
    <w:rsid w:val="00712F16"/>
    <w:rsid w:val="007135E6"/>
    <w:rsid w:val="00713B22"/>
    <w:rsid w:val="0071486A"/>
    <w:rsid w:val="00714E38"/>
    <w:rsid w:val="0071528A"/>
    <w:rsid w:val="0071532B"/>
    <w:rsid w:val="0071553C"/>
    <w:rsid w:val="00715AA9"/>
    <w:rsid w:val="007171A1"/>
    <w:rsid w:val="00717523"/>
    <w:rsid w:val="007176E3"/>
    <w:rsid w:val="00717C16"/>
    <w:rsid w:val="00720060"/>
    <w:rsid w:val="00720C13"/>
    <w:rsid w:val="00720FEE"/>
    <w:rsid w:val="007213B3"/>
    <w:rsid w:val="00721724"/>
    <w:rsid w:val="007222E8"/>
    <w:rsid w:val="0072257C"/>
    <w:rsid w:val="007229B6"/>
    <w:rsid w:val="00722B3E"/>
    <w:rsid w:val="00723051"/>
    <w:rsid w:val="00723117"/>
    <w:rsid w:val="007237CB"/>
    <w:rsid w:val="00723862"/>
    <w:rsid w:val="00723BA4"/>
    <w:rsid w:val="00724834"/>
    <w:rsid w:val="00724928"/>
    <w:rsid w:val="00724AC8"/>
    <w:rsid w:val="00724C07"/>
    <w:rsid w:val="00724D73"/>
    <w:rsid w:val="007253A4"/>
    <w:rsid w:val="00725530"/>
    <w:rsid w:val="0072587A"/>
    <w:rsid w:val="00726247"/>
    <w:rsid w:val="00726471"/>
    <w:rsid w:val="007266BE"/>
    <w:rsid w:val="0072694A"/>
    <w:rsid w:val="007279C0"/>
    <w:rsid w:val="00727A13"/>
    <w:rsid w:val="00730790"/>
    <w:rsid w:val="007308F7"/>
    <w:rsid w:val="00730F6F"/>
    <w:rsid w:val="007312B4"/>
    <w:rsid w:val="00731809"/>
    <w:rsid w:val="007324CD"/>
    <w:rsid w:val="007334A4"/>
    <w:rsid w:val="00733EF9"/>
    <w:rsid w:val="0073407F"/>
    <w:rsid w:val="00734119"/>
    <w:rsid w:val="00734967"/>
    <w:rsid w:val="00734C28"/>
    <w:rsid w:val="00734CCA"/>
    <w:rsid w:val="0073512B"/>
    <w:rsid w:val="00735C50"/>
    <w:rsid w:val="007363CE"/>
    <w:rsid w:val="00736447"/>
    <w:rsid w:val="00736795"/>
    <w:rsid w:val="00736962"/>
    <w:rsid w:val="00736DD2"/>
    <w:rsid w:val="007377DA"/>
    <w:rsid w:val="0074127B"/>
    <w:rsid w:val="007413FE"/>
    <w:rsid w:val="00741578"/>
    <w:rsid w:val="00741D54"/>
    <w:rsid w:val="00741D7C"/>
    <w:rsid w:val="00742560"/>
    <w:rsid w:val="00744926"/>
    <w:rsid w:val="00744B74"/>
    <w:rsid w:val="007453C3"/>
    <w:rsid w:val="0074571C"/>
    <w:rsid w:val="007457A5"/>
    <w:rsid w:val="00745930"/>
    <w:rsid w:val="007466F4"/>
    <w:rsid w:val="007469C0"/>
    <w:rsid w:val="00746A1B"/>
    <w:rsid w:val="00746B68"/>
    <w:rsid w:val="007477F8"/>
    <w:rsid w:val="007509B3"/>
    <w:rsid w:val="00750FBD"/>
    <w:rsid w:val="0075106B"/>
    <w:rsid w:val="00751C7F"/>
    <w:rsid w:val="007524E2"/>
    <w:rsid w:val="00752F3C"/>
    <w:rsid w:val="00754BD7"/>
    <w:rsid w:val="0075508A"/>
    <w:rsid w:val="00755511"/>
    <w:rsid w:val="0075552A"/>
    <w:rsid w:val="00755A6B"/>
    <w:rsid w:val="00755B11"/>
    <w:rsid w:val="00755D04"/>
    <w:rsid w:val="00755D10"/>
    <w:rsid w:val="007566E1"/>
    <w:rsid w:val="00756BFF"/>
    <w:rsid w:val="00756DE4"/>
    <w:rsid w:val="00757B0B"/>
    <w:rsid w:val="0076036F"/>
    <w:rsid w:val="00760ACB"/>
    <w:rsid w:val="007613EF"/>
    <w:rsid w:val="007617BB"/>
    <w:rsid w:val="00761CD5"/>
    <w:rsid w:val="00762C53"/>
    <w:rsid w:val="00763029"/>
    <w:rsid w:val="007630CC"/>
    <w:rsid w:val="0076416E"/>
    <w:rsid w:val="007642A4"/>
    <w:rsid w:val="00764921"/>
    <w:rsid w:val="00764EA2"/>
    <w:rsid w:val="0076597C"/>
    <w:rsid w:val="00766498"/>
    <w:rsid w:val="007667D5"/>
    <w:rsid w:val="007667E3"/>
    <w:rsid w:val="00766BA3"/>
    <w:rsid w:val="00766EF6"/>
    <w:rsid w:val="00767572"/>
    <w:rsid w:val="0077075F"/>
    <w:rsid w:val="007710E0"/>
    <w:rsid w:val="007714F4"/>
    <w:rsid w:val="00773082"/>
    <w:rsid w:val="00773246"/>
    <w:rsid w:val="00773349"/>
    <w:rsid w:val="00773E10"/>
    <w:rsid w:val="00774DCA"/>
    <w:rsid w:val="00774FBC"/>
    <w:rsid w:val="0077513B"/>
    <w:rsid w:val="007751C7"/>
    <w:rsid w:val="0077582F"/>
    <w:rsid w:val="00775E13"/>
    <w:rsid w:val="00775F41"/>
    <w:rsid w:val="00776431"/>
    <w:rsid w:val="007765A4"/>
    <w:rsid w:val="00776DB0"/>
    <w:rsid w:val="0077707C"/>
    <w:rsid w:val="007773D3"/>
    <w:rsid w:val="0077782E"/>
    <w:rsid w:val="00777AEC"/>
    <w:rsid w:val="00777C61"/>
    <w:rsid w:val="007802A7"/>
    <w:rsid w:val="007806F5"/>
    <w:rsid w:val="007808A1"/>
    <w:rsid w:val="007809A0"/>
    <w:rsid w:val="00780F9C"/>
    <w:rsid w:val="007818EF"/>
    <w:rsid w:val="0078223F"/>
    <w:rsid w:val="0078230D"/>
    <w:rsid w:val="0078238A"/>
    <w:rsid w:val="007826DF"/>
    <w:rsid w:val="007829A4"/>
    <w:rsid w:val="00782B72"/>
    <w:rsid w:val="0078302C"/>
    <w:rsid w:val="00783143"/>
    <w:rsid w:val="00783794"/>
    <w:rsid w:val="007837D5"/>
    <w:rsid w:val="00783FEA"/>
    <w:rsid w:val="00785C9E"/>
    <w:rsid w:val="00786108"/>
    <w:rsid w:val="00786322"/>
    <w:rsid w:val="00786697"/>
    <w:rsid w:val="007869AA"/>
    <w:rsid w:val="00787177"/>
    <w:rsid w:val="007871D8"/>
    <w:rsid w:val="007901A2"/>
    <w:rsid w:val="00791030"/>
    <w:rsid w:val="00791260"/>
    <w:rsid w:val="007925EE"/>
    <w:rsid w:val="00792ACE"/>
    <w:rsid w:val="00792F93"/>
    <w:rsid w:val="00793CD2"/>
    <w:rsid w:val="00794620"/>
    <w:rsid w:val="0079468B"/>
    <w:rsid w:val="00794820"/>
    <w:rsid w:val="007967D0"/>
    <w:rsid w:val="00796A49"/>
    <w:rsid w:val="007977B1"/>
    <w:rsid w:val="007A102B"/>
    <w:rsid w:val="007A1957"/>
    <w:rsid w:val="007A1C5C"/>
    <w:rsid w:val="007A1D39"/>
    <w:rsid w:val="007A254E"/>
    <w:rsid w:val="007A27E2"/>
    <w:rsid w:val="007A32E3"/>
    <w:rsid w:val="007A361A"/>
    <w:rsid w:val="007A42B5"/>
    <w:rsid w:val="007A464B"/>
    <w:rsid w:val="007A4692"/>
    <w:rsid w:val="007A480B"/>
    <w:rsid w:val="007A4C9E"/>
    <w:rsid w:val="007A4E67"/>
    <w:rsid w:val="007A510D"/>
    <w:rsid w:val="007A5BA4"/>
    <w:rsid w:val="007A5C2F"/>
    <w:rsid w:val="007A716D"/>
    <w:rsid w:val="007A7793"/>
    <w:rsid w:val="007B0171"/>
    <w:rsid w:val="007B0541"/>
    <w:rsid w:val="007B169F"/>
    <w:rsid w:val="007B2850"/>
    <w:rsid w:val="007B2CA8"/>
    <w:rsid w:val="007B2CC8"/>
    <w:rsid w:val="007B324E"/>
    <w:rsid w:val="007B40A7"/>
    <w:rsid w:val="007B451F"/>
    <w:rsid w:val="007B47C0"/>
    <w:rsid w:val="007B4C25"/>
    <w:rsid w:val="007B4CB7"/>
    <w:rsid w:val="007B5093"/>
    <w:rsid w:val="007B5B17"/>
    <w:rsid w:val="007B69DF"/>
    <w:rsid w:val="007B7031"/>
    <w:rsid w:val="007B7D46"/>
    <w:rsid w:val="007B7DC3"/>
    <w:rsid w:val="007B7E6B"/>
    <w:rsid w:val="007C043B"/>
    <w:rsid w:val="007C0DF2"/>
    <w:rsid w:val="007C1118"/>
    <w:rsid w:val="007C1B7E"/>
    <w:rsid w:val="007C1C4F"/>
    <w:rsid w:val="007C1D5F"/>
    <w:rsid w:val="007C2096"/>
    <w:rsid w:val="007C2481"/>
    <w:rsid w:val="007C3A23"/>
    <w:rsid w:val="007C3EB8"/>
    <w:rsid w:val="007C3EC9"/>
    <w:rsid w:val="007C3FF6"/>
    <w:rsid w:val="007C42A8"/>
    <w:rsid w:val="007C4441"/>
    <w:rsid w:val="007C45ED"/>
    <w:rsid w:val="007C54E9"/>
    <w:rsid w:val="007C59F9"/>
    <w:rsid w:val="007C639E"/>
    <w:rsid w:val="007C6508"/>
    <w:rsid w:val="007C6711"/>
    <w:rsid w:val="007C6A01"/>
    <w:rsid w:val="007C6ED3"/>
    <w:rsid w:val="007C73CB"/>
    <w:rsid w:val="007C7B3B"/>
    <w:rsid w:val="007C7B75"/>
    <w:rsid w:val="007C7CA7"/>
    <w:rsid w:val="007D03D6"/>
    <w:rsid w:val="007D158F"/>
    <w:rsid w:val="007D1617"/>
    <w:rsid w:val="007D1983"/>
    <w:rsid w:val="007D1A40"/>
    <w:rsid w:val="007D22A3"/>
    <w:rsid w:val="007D2779"/>
    <w:rsid w:val="007D48D0"/>
    <w:rsid w:val="007D52B0"/>
    <w:rsid w:val="007D62B2"/>
    <w:rsid w:val="007D6837"/>
    <w:rsid w:val="007D6C2F"/>
    <w:rsid w:val="007D706C"/>
    <w:rsid w:val="007D73C8"/>
    <w:rsid w:val="007D7DA0"/>
    <w:rsid w:val="007E0D19"/>
    <w:rsid w:val="007E0D2D"/>
    <w:rsid w:val="007E18DA"/>
    <w:rsid w:val="007E195D"/>
    <w:rsid w:val="007E1AB2"/>
    <w:rsid w:val="007E1BBC"/>
    <w:rsid w:val="007E1ED9"/>
    <w:rsid w:val="007E2F33"/>
    <w:rsid w:val="007E2F3D"/>
    <w:rsid w:val="007E31DE"/>
    <w:rsid w:val="007E3315"/>
    <w:rsid w:val="007E3543"/>
    <w:rsid w:val="007E38CA"/>
    <w:rsid w:val="007E3CF3"/>
    <w:rsid w:val="007E50E8"/>
    <w:rsid w:val="007E5A6E"/>
    <w:rsid w:val="007E5D5B"/>
    <w:rsid w:val="007E5E79"/>
    <w:rsid w:val="007E6043"/>
    <w:rsid w:val="007E6486"/>
    <w:rsid w:val="007E64D8"/>
    <w:rsid w:val="007E7FA3"/>
    <w:rsid w:val="007F0923"/>
    <w:rsid w:val="007F09F5"/>
    <w:rsid w:val="007F0DE9"/>
    <w:rsid w:val="007F18A0"/>
    <w:rsid w:val="007F1C13"/>
    <w:rsid w:val="007F2424"/>
    <w:rsid w:val="007F24C7"/>
    <w:rsid w:val="007F36BF"/>
    <w:rsid w:val="007F3715"/>
    <w:rsid w:val="007F385B"/>
    <w:rsid w:val="007F397D"/>
    <w:rsid w:val="007F4802"/>
    <w:rsid w:val="007F4AED"/>
    <w:rsid w:val="007F4B83"/>
    <w:rsid w:val="007F4C5C"/>
    <w:rsid w:val="007F4DD4"/>
    <w:rsid w:val="007F521D"/>
    <w:rsid w:val="007F5921"/>
    <w:rsid w:val="007F6829"/>
    <w:rsid w:val="007F731E"/>
    <w:rsid w:val="007F7959"/>
    <w:rsid w:val="007F7A80"/>
    <w:rsid w:val="008005FE"/>
    <w:rsid w:val="00800690"/>
    <w:rsid w:val="00800B61"/>
    <w:rsid w:val="00800B62"/>
    <w:rsid w:val="00800C04"/>
    <w:rsid w:val="00800C55"/>
    <w:rsid w:val="0080113E"/>
    <w:rsid w:val="00801EE4"/>
    <w:rsid w:val="00802410"/>
    <w:rsid w:val="008025D4"/>
    <w:rsid w:val="00802990"/>
    <w:rsid w:val="00802A08"/>
    <w:rsid w:val="00802EF8"/>
    <w:rsid w:val="00803060"/>
    <w:rsid w:val="00803987"/>
    <w:rsid w:val="00804818"/>
    <w:rsid w:val="00805084"/>
    <w:rsid w:val="00805C55"/>
    <w:rsid w:val="00805D39"/>
    <w:rsid w:val="00805EAF"/>
    <w:rsid w:val="00806E12"/>
    <w:rsid w:val="008101F4"/>
    <w:rsid w:val="008103B3"/>
    <w:rsid w:val="008106F6"/>
    <w:rsid w:val="008107A1"/>
    <w:rsid w:val="00810AAE"/>
    <w:rsid w:val="00811137"/>
    <w:rsid w:val="00811639"/>
    <w:rsid w:val="00812501"/>
    <w:rsid w:val="00812553"/>
    <w:rsid w:val="00813217"/>
    <w:rsid w:val="008133FD"/>
    <w:rsid w:val="008137E3"/>
    <w:rsid w:val="00813B00"/>
    <w:rsid w:val="008141A1"/>
    <w:rsid w:val="00814599"/>
    <w:rsid w:val="008151E2"/>
    <w:rsid w:val="00816136"/>
    <w:rsid w:val="00816145"/>
    <w:rsid w:val="00816906"/>
    <w:rsid w:val="00816FA1"/>
    <w:rsid w:val="00817D2D"/>
    <w:rsid w:val="008202DB"/>
    <w:rsid w:val="00821093"/>
    <w:rsid w:val="008213C3"/>
    <w:rsid w:val="00821A12"/>
    <w:rsid w:val="00822EDE"/>
    <w:rsid w:val="00823481"/>
    <w:rsid w:val="0082386C"/>
    <w:rsid w:val="00823F54"/>
    <w:rsid w:val="008243EC"/>
    <w:rsid w:val="008244BD"/>
    <w:rsid w:val="00824ABA"/>
    <w:rsid w:val="0082604C"/>
    <w:rsid w:val="008269A4"/>
    <w:rsid w:val="00826B57"/>
    <w:rsid w:val="00827EB2"/>
    <w:rsid w:val="00830EAF"/>
    <w:rsid w:val="00831D41"/>
    <w:rsid w:val="0083213A"/>
    <w:rsid w:val="00832595"/>
    <w:rsid w:val="00833927"/>
    <w:rsid w:val="0083394A"/>
    <w:rsid w:val="00833CDF"/>
    <w:rsid w:val="00834507"/>
    <w:rsid w:val="00834D7E"/>
    <w:rsid w:val="00835050"/>
    <w:rsid w:val="00835393"/>
    <w:rsid w:val="0083561B"/>
    <w:rsid w:val="00835634"/>
    <w:rsid w:val="008357E8"/>
    <w:rsid w:val="00835C8F"/>
    <w:rsid w:val="00836683"/>
    <w:rsid w:val="00836A55"/>
    <w:rsid w:val="00836B3F"/>
    <w:rsid w:val="00836DF0"/>
    <w:rsid w:val="008409A0"/>
    <w:rsid w:val="00841641"/>
    <w:rsid w:val="00842754"/>
    <w:rsid w:val="00842CDA"/>
    <w:rsid w:val="00842DED"/>
    <w:rsid w:val="008432E2"/>
    <w:rsid w:val="0084370A"/>
    <w:rsid w:val="00843C9F"/>
    <w:rsid w:val="00843D00"/>
    <w:rsid w:val="00844627"/>
    <w:rsid w:val="0084464E"/>
    <w:rsid w:val="008451B6"/>
    <w:rsid w:val="008452B9"/>
    <w:rsid w:val="00846547"/>
    <w:rsid w:val="00846B7C"/>
    <w:rsid w:val="00847055"/>
    <w:rsid w:val="00847537"/>
    <w:rsid w:val="00847856"/>
    <w:rsid w:val="00850755"/>
    <w:rsid w:val="00850B99"/>
    <w:rsid w:val="00851101"/>
    <w:rsid w:val="00851487"/>
    <w:rsid w:val="00851E6B"/>
    <w:rsid w:val="00852AE2"/>
    <w:rsid w:val="00852E6F"/>
    <w:rsid w:val="00853413"/>
    <w:rsid w:val="0085370D"/>
    <w:rsid w:val="00853C7F"/>
    <w:rsid w:val="008544C8"/>
    <w:rsid w:val="008561E0"/>
    <w:rsid w:val="00856807"/>
    <w:rsid w:val="00856BC7"/>
    <w:rsid w:val="00856EC7"/>
    <w:rsid w:val="00857698"/>
    <w:rsid w:val="00860982"/>
    <w:rsid w:val="00860DE5"/>
    <w:rsid w:val="008613DB"/>
    <w:rsid w:val="00861CC0"/>
    <w:rsid w:val="008622F3"/>
    <w:rsid w:val="00863076"/>
    <w:rsid w:val="00863CCE"/>
    <w:rsid w:val="0086408C"/>
    <w:rsid w:val="00864FAC"/>
    <w:rsid w:val="008654E0"/>
    <w:rsid w:val="0086562C"/>
    <w:rsid w:val="0086585E"/>
    <w:rsid w:val="008664CC"/>
    <w:rsid w:val="008669E6"/>
    <w:rsid w:val="00866CFC"/>
    <w:rsid w:val="00870097"/>
    <w:rsid w:val="008716FC"/>
    <w:rsid w:val="00873052"/>
    <w:rsid w:val="00873AB2"/>
    <w:rsid w:val="00873C01"/>
    <w:rsid w:val="00873E25"/>
    <w:rsid w:val="00874FCA"/>
    <w:rsid w:val="00875108"/>
    <w:rsid w:val="00875145"/>
    <w:rsid w:val="008768A1"/>
    <w:rsid w:val="00876C60"/>
    <w:rsid w:val="00876C7B"/>
    <w:rsid w:val="00876D93"/>
    <w:rsid w:val="00877267"/>
    <w:rsid w:val="00880927"/>
    <w:rsid w:val="00880B04"/>
    <w:rsid w:val="00880F7D"/>
    <w:rsid w:val="008813E2"/>
    <w:rsid w:val="00881E5F"/>
    <w:rsid w:val="00881E91"/>
    <w:rsid w:val="00881F62"/>
    <w:rsid w:val="00882E7D"/>
    <w:rsid w:val="00882F5D"/>
    <w:rsid w:val="0088373C"/>
    <w:rsid w:val="00883F8F"/>
    <w:rsid w:val="00884A89"/>
    <w:rsid w:val="00885199"/>
    <w:rsid w:val="00886330"/>
    <w:rsid w:val="00886DC5"/>
    <w:rsid w:val="00887123"/>
    <w:rsid w:val="00887371"/>
    <w:rsid w:val="00887EC4"/>
    <w:rsid w:val="008902E7"/>
    <w:rsid w:val="00890F59"/>
    <w:rsid w:val="00891034"/>
    <w:rsid w:val="008910C6"/>
    <w:rsid w:val="00891986"/>
    <w:rsid w:val="00892564"/>
    <w:rsid w:val="00892935"/>
    <w:rsid w:val="00892F5A"/>
    <w:rsid w:val="00893FB7"/>
    <w:rsid w:val="00894569"/>
    <w:rsid w:val="00894A9C"/>
    <w:rsid w:val="00895092"/>
    <w:rsid w:val="008954B9"/>
    <w:rsid w:val="00895CFF"/>
    <w:rsid w:val="00895EEC"/>
    <w:rsid w:val="00896B6B"/>
    <w:rsid w:val="00896B98"/>
    <w:rsid w:val="00896E1E"/>
    <w:rsid w:val="00896E97"/>
    <w:rsid w:val="00897101"/>
    <w:rsid w:val="00897D9A"/>
    <w:rsid w:val="008A0178"/>
    <w:rsid w:val="008A04A7"/>
    <w:rsid w:val="008A0781"/>
    <w:rsid w:val="008A1E74"/>
    <w:rsid w:val="008A2167"/>
    <w:rsid w:val="008A2EB7"/>
    <w:rsid w:val="008A2FA4"/>
    <w:rsid w:val="008A3696"/>
    <w:rsid w:val="008A3960"/>
    <w:rsid w:val="008A42D2"/>
    <w:rsid w:val="008A47B4"/>
    <w:rsid w:val="008A4925"/>
    <w:rsid w:val="008A573B"/>
    <w:rsid w:val="008A57DE"/>
    <w:rsid w:val="008A5840"/>
    <w:rsid w:val="008A5B67"/>
    <w:rsid w:val="008A6611"/>
    <w:rsid w:val="008A6C8E"/>
    <w:rsid w:val="008A763E"/>
    <w:rsid w:val="008A79C1"/>
    <w:rsid w:val="008A7E2A"/>
    <w:rsid w:val="008B10B9"/>
    <w:rsid w:val="008B1DD6"/>
    <w:rsid w:val="008B3096"/>
    <w:rsid w:val="008B35DC"/>
    <w:rsid w:val="008B3601"/>
    <w:rsid w:val="008B3ED6"/>
    <w:rsid w:val="008B3F75"/>
    <w:rsid w:val="008B4265"/>
    <w:rsid w:val="008B4394"/>
    <w:rsid w:val="008B5DA3"/>
    <w:rsid w:val="008B6281"/>
    <w:rsid w:val="008B6966"/>
    <w:rsid w:val="008B7163"/>
    <w:rsid w:val="008B72FD"/>
    <w:rsid w:val="008C0B47"/>
    <w:rsid w:val="008C0F82"/>
    <w:rsid w:val="008C1235"/>
    <w:rsid w:val="008C14ED"/>
    <w:rsid w:val="008C1659"/>
    <w:rsid w:val="008C21AB"/>
    <w:rsid w:val="008C2B1E"/>
    <w:rsid w:val="008C2EA8"/>
    <w:rsid w:val="008C3057"/>
    <w:rsid w:val="008C4AB8"/>
    <w:rsid w:val="008C4B91"/>
    <w:rsid w:val="008C6607"/>
    <w:rsid w:val="008C704F"/>
    <w:rsid w:val="008D05F8"/>
    <w:rsid w:val="008D121A"/>
    <w:rsid w:val="008D2347"/>
    <w:rsid w:val="008D3111"/>
    <w:rsid w:val="008D39EE"/>
    <w:rsid w:val="008D443B"/>
    <w:rsid w:val="008D4FB5"/>
    <w:rsid w:val="008D5887"/>
    <w:rsid w:val="008D5A15"/>
    <w:rsid w:val="008D61F0"/>
    <w:rsid w:val="008D6734"/>
    <w:rsid w:val="008D73CD"/>
    <w:rsid w:val="008D7ECE"/>
    <w:rsid w:val="008E09C4"/>
    <w:rsid w:val="008E1490"/>
    <w:rsid w:val="008E1901"/>
    <w:rsid w:val="008E2713"/>
    <w:rsid w:val="008E2ED1"/>
    <w:rsid w:val="008E2F73"/>
    <w:rsid w:val="008E3369"/>
    <w:rsid w:val="008E341C"/>
    <w:rsid w:val="008E3576"/>
    <w:rsid w:val="008E48D4"/>
    <w:rsid w:val="008E4FDE"/>
    <w:rsid w:val="008E5A7D"/>
    <w:rsid w:val="008E5B4F"/>
    <w:rsid w:val="008E5E43"/>
    <w:rsid w:val="008E5ED7"/>
    <w:rsid w:val="008E765A"/>
    <w:rsid w:val="008E77A8"/>
    <w:rsid w:val="008E7DDE"/>
    <w:rsid w:val="008E7E36"/>
    <w:rsid w:val="008F0406"/>
    <w:rsid w:val="008F0F2B"/>
    <w:rsid w:val="008F12F9"/>
    <w:rsid w:val="008F1F01"/>
    <w:rsid w:val="008F259B"/>
    <w:rsid w:val="008F449F"/>
    <w:rsid w:val="008F4CDE"/>
    <w:rsid w:val="008F4EA2"/>
    <w:rsid w:val="008F4F5C"/>
    <w:rsid w:val="008F52FD"/>
    <w:rsid w:val="008F5881"/>
    <w:rsid w:val="008F5BDE"/>
    <w:rsid w:val="008F5C2D"/>
    <w:rsid w:val="008F5D2E"/>
    <w:rsid w:val="008F62FE"/>
    <w:rsid w:val="008F63FE"/>
    <w:rsid w:val="008F6949"/>
    <w:rsid w:val="008F69C2"/>
    <w:rsid w:val="008F6FBE"/>
    <w:rsid w:val="008F7191"/>
    <w:rsid w:val="008F71C2"/>
    <w:rsid w:val="008F79CF"/>
    <w:rsid w:val="008F7D94"/>
    <w:rsid w:val="009002CA"/>
    <w:rsid w:val="009002F9"/>
    <w:rsid w:val="00900472"/>
    <w:rsid w:val="00900576"/>
    <w:rsid w:val="00900D1F"/>
    <w:rsid w:val="0090173D"/>
    <w:rsid w:val="009017C5"/>
    <w:rsid w:val="00901C86"/>
    <w:rsid w:val="0090236F"/>
    <w:rsid w:val="00902AD3"/>
    <w:rsid w:val="0090318C"/>
    <w:rsid w:val="00903463"/>
    <w:rsid w:val="00904CD2"/>
    <w:rsid w:val="00905F1A"/>
    <w:rsid w:val="00907E7C"/>
    <w:rsid w:val="00910A6F"/>
    <w:rsid w:val="00910FBE"/>
    <w:rsid w:val="009113D8"/>
    <w:rsid w:val="0091150C"/>
    <w:rsid w:val="00911611"/>
    <w:rsid w:val="00911A76"/>
    <w:rsid w:val="009123A0"/>
    <w:rsid w:val="0091248E"/>
    <w:rsid w:val="0091261D"/>
    <w:rsid w:val="009129B1"/>
    <w:rsid w:val="00912AEC"/>
    <w:rsid w:val="00913888"/>
    <w:rsid w:val="009143E4"/>
    <w:rsid w:val="009143EA"/>
    <w:rsid w:val="00914747"/>
    <w:rsid w:val="009151E9"/>
    <w:rsid w:val="00916635"/>
    <w:rsid w:val="009168A0"/>
    <w:rsid w:val="009168FF"/>
    <w:rsid w:val="00916E11"/>
    <w:rsid w:val="009179F7"/>
    <w:rsid w:val="00917CAE"/>
    <w:rsid w:val="00917D46"/>
    <w:rsid w:val="00917E61"/>
    <w:rsid w:val="00920201"/>
    <w:rsid w:val="0092034F"/>
    <w:rsid w:val="009206D7"/>
    <w:rsid w:val="00920763"/>
    <w:rsid w:val="0092186D"/>
    <w:rsid w:val="00921E81"/>
    <w:rsid w:val="00921FAB"/>
    <w:rsid w:val="00922ABA"/>
    <w:rsid w:val="00922DDC"/>
    <w:rsid w:val="00923550"/>
    <w:rsid w:val="009237D5"/>
    <w:rsid w:val="00923D81"/>
    <w:rsid w:val="00924B7F"/>
    <w:rsid w:val="009255DD"/>
    <w:rsid w:val="009272A8"/>
    <w:rsid w:val="00927A34"/>
    <w:rsid w:val="00927A64"/>
    <w:rsid w:val="00927FC2"/>
    <w:rsid w:val="00930547"/>
    <w:rsid w:val="00930909"/>
    <w:rsid w:val="00930A32"/>
    <w:rsid w:val="0093225C"/>
    <w:rsid w:val="00932331"/>
    <w:rsid w:val="00933004"/>
    <w:rsid w:val="009339C3"/>
    <w:rsid w:val="00933AB9"/>
    <w:rsid w:val="00933BF0"/>
    <w:rsid w:val="00934634"/>
    <w:rsid w:val="0093480F"/>
    <w:rsid w:val="00934D7D"/>
    <w:rsid w:val="0093511A"/>
    <w:rsid w:val="00935433"/>
    <w:rsid w:val="009377B7"/>
    <w:rsid w:val="00937AFA"/>
    <w:rsid w:val="00937C50"/>
    <w:rsid w:val="0094168B"/>
    <w:rsid w:val="00941816"/>
    <w:rsid w:val="009419DE"/>
    <w:rsid w:val="00942070"/>
    <w:rsid w:val="009426C7"/>
    <w:rsid w:val="00942EA8"/>
    <w:rsid w:val="009430BC"/>
    <w:rsid w:val="00943A9F"/>
    <w:rsid w:val="00943AF4"/>
    <w:rsid w:val="00944100"/>
    <w:rsid w:val="009446B1"/>
    <w:rsid w:val="009447DB"/>
    <w:rsid w:val="00944ACA"/>
    <w:rsid w:val="00945712"/>
    <w:rsid w:val="009462CC"/>
    <w:rsid w:val="00946618"/>
    <w:rsid w:val="0094675F"/>
    <w:rsid w:val="0094699E"/>
    <w:rsid w:val="00946B28"/>
    <w:rsid w:val="00946EB1"/>
    <w:rsid w:val="00947142"/>
    <w:rsid w:val="00947421"/>
    <w:rsid w:val="00947456"/>
    <w:rsid w:val="009476F4"/>
    <w:rsid w:val="00947E18"/>
    <w:rsid w:val="00947FE0"/>
    <w:rsid w:val="009515BA"/>
    <w:rsid w:val="00952156"/>
    <w:rsid w:val="0095232A"/>
    <w:rsid w:val="0095305E"/>
    <w:rsid w:val="00954039"/>
    <w:rsid w:val="00954350"/>
    <w:rsid w:val="009546B8"/>
    <w:rsid w:val="0095510A"/>
    <w:rsid w:val="00955562"/>
    <w:rsid w:val="00955C87"/>
    <w:rsid w:val="00956757"/>
    <w:rsid w:val="0095709E"/>
    <w:rsid w:val="009571F9"/>
    <w:rsid w:val="00957419"/>
    <w:rsid w:val="00960074"/>
    <w:rsid w:val="0096070D"/>
    <w:rsid w:val="00960C7D"/>
    <w:rsid w:val="00961D75"/>
    <w:rsid w:val="00962F1D"/>
    <w:rsid w:val="00962F83"/>
    <w:rsid w:val="00964347"/>
    <w:rsid w:val="00964881"/>
    <w:rsid w:val="009648B1"/>
    <w:rsid w:val="009670DD"/>
    <w:rsid w:val="009674E8"/>
    <w:rsid w:val="00967941"/>
    <w:rsid w:val="00967A24"/>
    <w:rsid w:val="00967F4F"/>
    <w:rsid w:val="009706EF"/>
    <w:rsid w:val="00970B0D"/>
    <w:rsid w:val="00970F4C"/>
    <w:rsid w:val="00971250"/>
    <w:rsid w:val="00971DB2"/>
    <w:rsid w:val="0097216D"/>
    <w:rsid w:val="0097274E"/>
    <w:rsid w:val="00972CD6"/>
    <w:rsid w:val="009731F8"/>
    <w:rsid w:val="009736D1"/>
    <w:rsid w:val="00973A23"/>
    <w:rsid w:val="00973BE6"/>
    <w:rsid w:val="0097478B"/>
    <w:rsid w:val="009749D0"/>
    <w:rsid w:val="00974DFA"/>
    <w:rsid w:val="00974E74"/>
    <w:rsid w:val="009751A1"/>
    <w:rsid w:val="009757D5"/>
    <w:rsid w:val="00975B30"/>
    <w:rsid w:val="00975E9B"/>
    <w:rsid w:val="00976DB4"/>
    <w:rsid w:val="0097736A"/>
    <w:rsid w:val="009776C0"/>
    <w:rsid w:val="00977BC0"/>
    <w:rsid w:val="00981531"/>
    <w:rsid w:val="00981B83"/>
    <w:rsid w:val="00982E30"/>
    <w:rsid w:val="0098356A"/>
    <w:rsid w:val="00985072"/>
    <w:rsid w:val="009850AE"/>
    <w:rsid w:val="00985CED"/>
    <w:rsid w:val="0098600F"/>
    <w:rsid w:val="0098626E"/>
    <w:rsid w:val="009862DA"/>
    <w:rsid w:val="00986DEF"/>
    <w:rsid w:val="0098741D"/>
    <w:rsid w:val="0099110F"/>
    <w:rsid w:val="009919D7"/>
    <w:rsid w:val="00991E09"/>
    <w:rsid w:val="00991E32"/>
    <w:rsid w:val="00991E83"/>
    <w:rsid w:val="0099266A"/>
    <w:rsid w:val="009932D1"/>
    <w:rsid w:val="009943E3"/>
    <w:rsid w:val="0099657E"/>
    <w:rsid w:val="009966D9"/>
    <w:rsid w:val="00996778"/>
    <w:rsid w:val="0099691A"/>
    <w:rsid w:val="0099693A"/>
    <w:rsid w:val="009977AF"/>
    <w:rsid w:val="009A01EE"/>
    <w:rsid w:val="009A052F"/>
    <w:rsid w:val="009A0E2D"/>
    <w:rsid w:val="009A1241"/>
    <w:rsid w:val="009A1F3B"/>
    <w:rsid w:val="009A2599"/>
    <w:rsid w:val="009A2A9B"/>
    <w:rsid w:val="009A2D3F"/>
    <w:rsid w:val="009A2E80"/>
    <w:rsid w:val="009A2F86"/>
    <w:rsid w:val="009A3CCF"/>
    <w:rsid w:val="009A3E10"/>
    <w:rsid w:val="009A4773"/>
    <w:rsid w:val="009A4F98"/>
    <w:rsid w:val="009A565E"/>
    <w:rsid w:val="009A5EF0"/>
    <w:rsid w:val="009A65ED"/>
    <w:rsid w:val="009A6C75"/>
    <w:rsid w:val="009A6DD2"/>
    <w:rsid w:val="009A786E"/>
    <w:rsid w:val="009B050C"/>
    <w:rsid w:val="009B0794"/>
    <w:rsid w:val="009B0AD6"/>
    <w:rsid w:val="009B0AE3"/>
    <w:rsid w:val="009B0B1F"/>
    <w:rsid w:val="009B116F"/>
    <w:rsid w:val="009B13C3"/>
    <w:rsid w:val="009B1950"/>
    <w:rsid w:val="009B1EC7"/>
    <w:rsid w:val="009B2246"/>
    <w:rsid w:val="009B26CE"/>
    <w:rsid w:val="009B2D67"/>
    <w:rsid w:val="009B2EDF"/>
    <w:rsid w:val="009B3E3C"/>
    <w:rsid w:val="009B4481"/>
    <w:rsid w:val="009B44D5"/>
    <w:rsid w:val="009B46E3"/>
    <w:rsid w:val="009B4E36"/>
    <w:rsid w:val="009B4F12"/>
    <w:rsid w:val="009B4F53"/>
    <w:rsid w:val="009B55A0"/>
    <w:rsid w:val="009B5AED"/>
    <w:rsid w:val="009B67F1"/>
    <w:rsid w:val="009B6ABD"/>
    <w:rsid w:val="009B6E3B"/>
    <w:rsid w:val="009C0154"/>
    <w:rsid w:val="009C0789"/>
    <w:rsid w:val="009C0D6E"/>
    <w:rsid w:val="009C0F21"/>
    <w:rsid w:val="009C1D23"/>
    <w:rsid w:val="009C1F29"/>
    <w:rsid w:val="009C259F"/>
    <w:rsid w:val="009C2BAE"/>
    <w:rsid w:val="009C497A"/>
    <w:rsid w:val="009C4BF9"/>
    <w:rsid w:val="009C4E25"/>
    <w:rsid w:val="009C4EE2"/>
    <w:rsid w:val="009C5812"/>
    <w:rsid w:val="009C5ACB"/>
    <w:rsid w:val="009C5FA1"/>
    <w:rsid w:val="009C64F5"/>
    <w:rsid w:val="009C6E38"/>
    <w:rsid w:val="009C7942"/>
    <w:rsid w:val="009D0092"/>
    <w:rsid w:val="009D026B"/>
    <w:rsid w:val="009D0542"/>
    <w:rsid w:val="009D0FA7"/>
    <w:rsid w:val="009D1064"/>
    <w:rsid w:val="009D17D5"/>
    <w:rsid w:val="009D1992"/>
    <w:rsid w:val="009D1A60"/>
    <w:rsid w:val="009D23B5"/>
    <w:rsid w:val="009D26C4"/>
    <w:rsid w:val="009D2DE8"/>
    <w:rsid w:val="009D4881"/>
    <w:rsid w:val="009D48D2"/>
    <w:rsid w:val="009D4A2E"/>
    <w:rsid w:val="009D4D25"/>
    <w:rsid w:val="009D4F5E"/>
    <w:rsid w:val="009D6E49"/>
    <w:rsid w:val="009D75FA"/>
    <w:rsid w:val="009E0232"/>
    <w:rsid w:val="009E024D"/>
    <w:rsid w:val="009E15A2"/>
    <w:rsid w:val="009E1ED3"/>
    <w:rsid w:val="009E2E61"/>
    <w:rsid w:val="009E2E80"/>
    <w:rsid w:val="009E320A"/>
    <w:rsid w:val="009E32B8"/>
    <w:rsid w:val="009E3DA7"/>
    <w:rsid w:val="009E3EBD"/>
    <w:rsid w:val="009E3FC4"/>
    <w:rsid w:val="009E4AA5"/>
    <w:rsid w:val="009E4C7E"/>
    <w:rsid w:val="009E4F58"/>
    <w:rsid w:val="009E5827"/>
    <w:rsid w:val="009E59B7"/>
    <w:rsid w:val="009E6117"/>
    <w:rsid w:val="009E6AAF"/>
    <w:rsid w:val="009E6FDE"/>
    <w:rsid w:val="009E70EE"/>
    <w:rsid w:val="009E746D"/>
    <w:rsid w:val="009E777C"/>
    <w:rsid w:val="009E7DEE"/>
    <w:rsid w:val="009F0666"/>
    <w:rsid w:val="009F0BDF"/>
    <w:rsid w:val="009F1AE9"/>
    <w:rsid w:val="009F1BF2"/>
    <w:rsid w:val="009F1E0A"/>
    <w:rsid w:val="009F2C1C"/>
    <w:rsid w:val="009F4143"/>
    <w:rsid w:val="009F433D"/>
    <w:rsid w:val="009F433E"/>
    <w:rsid w:val="009F44B8"/>
    <w:rsid w:val="009F4747"/>
    <w:rsid w:val="009F4899"/>
    <w:rsid w:val="009F489B"/>
    <w:rsid w:val="009F5C5A"/>
    <w:rsid w:val="009F6158"/>
    <w:rsid w:val="009F6577"/>
    <w:rsid w:val="009F66EE"/>
    <w:rsid w:val="009F685A"/>
    <w:rsid w:val="009F68F6"/>
    <w:rsid w:val="009F699D"/>
    <w:rsid w:val="009F7AD7"/>
    <w:rsid w:val="00A0003D"/>
    <w:rsid w:val="00A01AAA"/>
    <w:rsid w:val="00A03A0C"/>
    <w:rsid w:val="00A03B0F"/>
    <w:rsid w:val="00A0419B"/>
    <w:rsid w:val="00A051F1"/>
    <w:rsid w:val="00A06760"/>
    <w:rsid w:val="00A068E2"/>
    <w:rsid w:val="00A06EE3"/>
    <w:rsid w:val="00A06F18"/>
    <w:rsid w:val="00A06FA6"/>
    <w:rsid w:val="00A07424"/>
    <w:rsid w:val="00A074F3"/>
    <w:rsid w:val="00A07594"/>
    <w:rsid w:val="00A07E8F"/>
    <w:rsid w:val="00A103B6"/>
    <w:rsid w:val="00A10BFE"/>
    <w:rsid w:val="00A10F5F"/>
    <w:rsid w:val="00A11349"/>
    <w:rsid w:val="00A11500"/>
    <w:rsid w:val="00A11E8D"/>
    <w:rsid w:val="00A12115"/>
    <w:rsid w:val="00A128FD"/>
    <w:rsid w:val="00A1299F"/>
    <w:rsid w:val="00A12D90"/>
    <w:rsid w:val="00A1300B"/>
    <w:rsid w:val="00A1349C"/>
    <w:rsid w:val="00A148F6"/>
    <w:rsid w:val="00A14AD4"/>
    <w:rsid w:val="00A15B1E"/>
    <w:rsid w:val="00A1716C"/>
    <w:rsid w:val="00A177E0"/>
    <w:rsid w:val="00A2006C"/>
    <w:rsid w:val="00A2039A"/>
    <w:rsid w:val="00A203E0"/>
    <w:rsid w:val="00A20BA8"/>
    <w:rsid w:val="00A20CD1"/>
    <w:rsid w:val="00A20CEE"/>
    <w:rsid w:val="00A217E7"/>
    <w:rsid w:val="00A217FF"/>
    <w:rsid w:val="00A21CB7"/>
    <w:rsid w:val="00A226FD"/>
    <w:rsid w:val="00A228FB"/>
    <w:rsid w:val="00A22982"/>
    <w:rsid w:val="00A22D2C"/>
    <w:rsid w:val="00A242F5"/>
    <w:rsid w:val="00A245BC"/>
    <w:rsid w:val="00A249F2"/>
    <w:rsid w:val="00A24CF6"/>
    <w:rsid w:val="00A24FBD"/>
    <w:rsid w:val="00A26690"/>
    <w:rsid w:val="00A269F1"/>
    <w:rsid w:val="00A26F07"/>
    <w:rsid w:val="00A270AC"/>
    <w:rsid w:val="00A272A4"/>
    <w:rsid w:val="00A273C6"/>
    <w:rsid w:val="00A2762B"/>
    <w:rsid w:val="00A27654"/>
    <w:rsid w:val="00A27A17"/>
    <w:rsid w:val="00A27AA8"/>
    <w:rsid w:val="00A27C7C"/>
    <w:rsid w:val="00A30133"/>
    <w:rsid w:val="00A30243"/>
    <w:rsid w:val="00A30316"/>
    <w:rsid w:val="00A305D3"/>
    <w:rsid w:val="00A30A30"/>
    <w:rsid w:val="00A31211"/>
    <w:rsid w:val="00A328FC"/>
    <w:rsid w:val="00A32C40"/>
    <w:rsid w:val="00A3375C"/>
    <w:rsid w:val="00A337E5"/>
    <w:rsid w:val="00A34C4C"/>
    <w:rsid w:val="00A35328"/>
    <w:rsid w:val="00A36842"/>
    <w:rsid w:val="00A37439"/>
    <w:rsid w:val="00A37573"/>
    <w:rsid w:val="00A402C5"/>
    <w:rsid w:val="00A40974"/>
    <w:rsid w:val="00A41361"/>
    <w:rsid w:val="00A41663"/>
    <w:rsid w:val="00A41E7B"/>
    <w:rsid w:val="00A42480"/>
    <w:rsid w:val="00A42EF9"/>
    <w:rsid w:val="00A43789"/>
    <w:rsid w:val="00A439CB"/>
    <w:rsid w:val="00A4438F"/>
    <w:rsid w:val="00A44396"/>
    <w:rsid w:val="00A44F86"/>
    <w:rsid w:val="00A45565"/>
    <w:rsid w:val="00A46B3F"/>
    <w:rsid w:val="00A474FA"/>
    <w:rsid w:val="00A476FB"/>
    <w:rsid w:val="00A478B1"/>
    <w:rsid w:val="00A47F2E"/>
    <w:rsid w:val="00A5017D"/>
    <w:rsid w:val="00A50DB6"/>
    <w:rsid w:val="00A51997"/>
    <w:rsid w:val="00A5366B"/>
    <w:rsid w:val="00A54195"/>
    <w:rsid w:val="00A54296"/>
    <w:rsid w:val="00A549B9"/>
    <w:rsid w:val="00A54FA0"/>
    <w:rsid w:val="00A55300"/>
    <w:rsid w:val="00A554A1"/>
    <w:rsid w:val="00A555D7"/>
    <w:rsid w:val="00A55E84"/>
    <w:rsid w:val="00A56D8E"/>
    <w:rsid w:val="00A57032"/>
    <w:rsid w:val="00A577C2"/>
    <w:rsid w:val="00A60202"/>
    <w:rsid w:val="00A60446"/>
    <w:rsid w:val="00A6084D"/>
    <w:rsid w:val="00A61025"/>
    <w:rsid w:val="00A61A18"/>
    <w:rsid w:val="00A61F10"/>
    <w:rsid w:val="00A62D38"/>
    <w:rsid w:val="00A6358F"/>
    <w:rsid w:val="00A647A5"/>
    <w:rsid w:val="00A64917"/>
    <w:rsid w:val="00A652CE"/>
    <w:rsid w:val="00A659B4"/>
    <w:rsid w:val="00A65D6F"/>
    <w:rsid w:val="00A65FF7"/>
    <w:rsid w:val="00A6611F"/>
    <w:rsid w:val="00A66C2D"/>
    <w:rsid w:val="00A673C6"/>
    <w:rsid w:val="00A70374"/>
    <w:rsid w:val="00A70558"/>
    <w:rsid w:val="00A70860"/>
    <w:rsid w:val="00A70C09"/>
    <w:rsid w:val="00A71DB0"/>
    <w:rsid w:val="00A72892"/>
    <w:rsid w:val="00A728E1"/>
    <w:rsid w:val="00A72A79"/>
    <w:rsid w:val="00A74023"/>
    <w:rsid w:val="00A745A3"/>
    <w:rsid w:val="00A74638"/>
    <w:rsid w:val="00A74C9E"/>
    <w:rsid w:val="00A74E1D"/>
    <w:rsid w:val="00A75103"/>
    <w:rsid w:val="00A753D1"/>
    <w:rsid w:val="00A75CE8"/>
    <w:rsid w:val="00A7711E"/>
    <w:rsid w:val="00A775DC"/>
    <w:rsid w:val="00A779A2"/>
    <w:rsid w:val="00A802E9"/>
    <w:rsid w:val="00A8143E"/>
    <w:rsid w:val="00A81C56"/>
    <w:rsid w:val="00A81CB0"/>
    <w:rsid w:val="00A81D24"/>
    <w:rsid w:val="00A81F00"/>
    <w:rsid w:val="00A82B12"/>
    <w:rsid w:val="00A830AB"/>
    <w:rsid w:val="00A83831"/>
    <w:rsid w:val="00A83F48"/>
    <w:rsid w:val="00A84489"/>
    <w:rsid w:val="00A85E65"/>
    <w:rsid w:val="00A8603E"/>
    <w:rsid w:val="00A86AF5"/>
    <w:rsid w:val="00A8700D"/>
    <w:rsid w:val="00A87BC2"/>
    <w:rsid w:val="00A87F2A"/>
    <w:rsid w:val="00A87F9B"/>
    <w:rsid w:val="00A90518"/>
    <w:rsid w:val="00A906E4"/>
    <w:rsid w:val="00A907EA"/>
    <w:rsid w:val="00A90F27"/>
    <w:rsid w:val="00A91948"/>
    <w:rsid w:val="00A91DFA"/>
    <w:rsid w:val="00A92A09"/>
    <w:rsid w:val="00A93306"/>
    <w:rsid w:val="00A9331C"/>
    <w:rsid w:val="00A93723"/>
    <w:rsid w:val="00A9393C"/>
    <w:rsid w:val="00A93D7F"/>
    <w:rsid w:val="00A940EF"/>
    <w:rsid w:val="00A944FB"/>
    <w:rsid w:val="00A9468D"/>
    <w:rsid w:val="00A94AAC"/>
    <w:rsid w:val="00A953FA"/>
    <w:rsid w:val="00A95613"/>
    <w:rsid w:val="00A96835"/>
    <w:rsid w:val="00A96C0D"/>
    <w:rsid w:val="00A9746B"/>
    <w:rsid w:val="00A97C64"/>
    <w:rsid w:val="00A97EAF"/>
    <w:rsid w:val="00AA0B28"/>
    <w:rsid w:val="00AA0E2A"/>
    <w:rsid w:val="00AA0EC5"/>
    <w:rsid w:val="00AA1093"/>
    <w:rsid w:val="00AA2707"/>
    <w:rsid w:val="00AA3499"/>
    <w:rsid w:val="00AA6FA8"/>
    <w:rsid w:val="00AA7003"/>
    <w:rsid w:val="00AA70D7"/>
    <w:rsid w:val="00AA72E1"/>
    <w:rsid w:val="00AB016D"/>
    <w:rsid w:val="00AB02FB"/>
    <w:rsid w:val="00AB04BD"/>
    <w:rsid w:val="00AB0B23"/>
    <w:rsid w:val="00AB1349"/>
    <w:rsid w:val="00AB1866"/>
    <w:rsid w:val="00AB1D86"/>
    <w:rsid w:val="00AB1E83"/>
    <w:rsid w:val="00AB228E"/>
    <w:rsid w:val="00AB2EC4"/>
    <w:rsid w:val="00AB3960"/>
    <w:rsid w:val="00AB3AB2"/>
    <w:rsid w:val="00AB450E"/>
    <w:rsid w:val="00AB60A3"/>
    <w:rsid w:val="00AB642F"/>
    <w:rsid w:val="00AB6488"/>
    <w:rsid w:val="00AB6A08"/>
    <w:rsid w:val="00AB6D19"/>
    <w:rsid w:val="00AB7EA0"/>
    <w:rsid w:val="00AC185D"/>
    <w:rsid w:val="00AC1E13"/>
    <w:rsid w:val="00AC1F00"/>
    <w:rsid w:val="00AC2038"/>
    <w:rsid w:val="00AC355E"/>
    <w:rsid w:val="00AC35EA"/>
    <w:rsid w:val="00AC368D"/>
    <w:rsid w:val="00AC3973"/>
    <w:rsid w:val="00AC3A0A"/>
    <w:rsid w:val="00AC4136"/>
    <w:rsid w:val="00AC428A"/>
    <w:rsid w:val="00AC42B1"/>
    <w:rsid w:val="00AC467F"/>
    <w:rsid w:val="00AC4E52"/>
    <w:rsid w:val="00AC4F81"/>
    <w:rsid w:val="00AC506C"/>
    <w:rsid w:val="00AC5992"/>
    <w:rsid w:val="00AC5CBE"/>
    <w:rsid w:val="00AC66FE"/>
    <w:rsid w:val="00AC6A6D"/>
    <w:rsid w:val="00AC6B4E"/>
    <w:rsid w:val="00AC7914"/>
    <w:rsid w:val="00AC7CA0"/>
    <w:rsid w:val="00AD1009"/>
    <w:rsid w:val="00AD1540"/>
    <w:rsid w:val="00AD1A4B"/>
    <w:rsid w:val="00AD25D5"/>
    <w:rsid w:val="00AD32BA"/>
    <w:rsid w:val="00AD370A"/>
    <w:rsid w:val="00AD3987"/>
    <w:rsid w:val="00AD3FDD"/>
    <w:rsid w:val="00AD405A"/>
    <w:rsid w:val="00AD51E1"/>
    <w:rsid w:val="00AD53F0"/>
    <w:rsid w:val="00AD54E0"/>
    <w:rsid w:val="00AD5F31"/>
    <w:rsid w:val="00AD5F4C"/>
    <w:rsid w:val="00AD5F54"/>
    <w:rsid w:val="00AD5FED"/>
    <w:rsid w:val="00AD6ACD"/>
    <w:rsid w:val="00AD6D76"/>
    <w:rsid w:val="00AD713D"/>
    <w:rsid w:val="00AD7DDC"/>
    <w:rsid w:val="00AE11AE"/>
    <w:rsid w:val="00AE12E3"/>
    <w:rsid w:val="00AE14B9"/>
    <w:rsid w:val="00AE25EB"/>
    <w:rsid w:val="00AE3149"/>
    <w:rsid w:val="00AE341F"/>
    <w:rsid w:val="00AE3476"/>
    <w:rsid w:val="00AE38A0"/>
    <w:rsid w:val="00AE4F1E"/>
    <w:rsid w:val="00AE567B"/>
    <w:rsid w:val="00AE602D"/>
    <w:rsid w:val="00AE6994"/>
    <w:rsid w:val="00AE6C4D"/>
    <w:rsid w:val="00AE6F73"/>
    <w:rsid w:val="00AE73C3"/>
    <w:rsid w:val="00AE74D0"/>
    <w:rsid w:val="00AE7B60"/>
    <w:rsid w:val="00AE7D75"/>
    <w:rsid w:val="00AF013A"/>
    <w:rsid w:val="00AF135F"/>
    <w:rsid w:val="00AF1438"/>
    <w:rsid w:val="00AF203D"/>
    <w:rsid w:val="00AF2046"/>
    <w:rsid w:val="00AF239A"/>
    <w:rsid w:val="00AF27AE"/>
    <w:rsid w:val="00AF2B00"/>
    <w:rsid w:val="00AF3489"/>
    <w:rsid w:val="00AF395B"/>
    <w:rsid w:val="00AF3964"/>
    <w:rsid w:val="00AF39B3"/>
    <w:rsid w:val="00AF3BA6"/>
    <w:rsid w:val="00AF3E6C"/>
    <w:rsid w:val="00AF3ECA"/>
    <w:rsid w:val="00AF40EC"/>
    <w:rsid w:val="00AF4334"/>
    <w:rsid w:val="00AF436A"/>
    <w:rsid w:val="00AF4445"/>
    <w:rsid w:val="00AF45F9"/>
    <w:rsid w:val="00AF4AF6"/>
    <w:rsid w:val="00AF56CA"/>
    <w:rsid w:val="00AF5C4C"/>
    <w:rsid w:val="00AF622C"/>
    <w:rsid w:val="00AF7142"/>
    <w:rsid w:val="00AF7282"/>
    <w:rsid w:val="00AF7CD7"/>
    <w:rsid w:val="00AF7D5F"/>
    <w:rsid w:val="00B00530"/>
    <w:rsid w:val="00B00715"/>
    <w:rsid w:val="00B03C6E"/>
    <w:rsid w:val="00B051E9"/>
    <w:rsid w:val="00B05440"/>
    <w:rsid w:val="00B061D0"/>
    <w:rsid w:val="00B0631F"/>
    <w:rsid w:val="00B0656A"/>
    <w:rsid w:val="00B06EDC"/>
    <w:rsid w:val="00B06F1C"/>
    <w:rsid w:val="00B0764B"/>
    <w:rsid w:val="00B07BFC"/>
    <w:rsid w:val="00B07EFE"/>
    <w:rsid w:val="00B07F0A"/>
    <w:rsid w:val="00B12002"/>
    <w:rsid w:val="00B122F8"/>
    <w:rsid w:val="00B127BE"/>
    <w:rsid w:val="00B12E71"/>
    <w:rsid w:val="00B133CE"/>
    <w:rsid w:val="00B13526"/>
    <w:rsid w:val="00B137E9"/>
    <w:rsid w:val="00B149F7"/>
    <w:rsid w:val="00B15488"/>
    <w:rsid w:val="00B15833"/>
    <w:rsid w:val="00B15BB2"/>
    <w:rsid w:val="00B165E2"/>
    <w:rsid w:val="00B16D13"/>
    <w:rsid w:val="00B20905"/>
    <w:rsid w:val="00B21C5B"/>
    <w:rsid w:val="00B21DC7"/>
    <w:rsid w:val="00B21F6A"/>
    <w:rsid w:val="00B23FF3"/>
    <w:rsid w:val="00B253A4"/>
    <w:rsid w:val="00B274EC"/>
    <w:rsid w:val="00B27678"/>
    <w:rsid w:val="00B27B75"/>
    <w:rsid w:val="00B3009E"/>
    <w:rsid w:val="00B30BC3"/>
    <w:rsid w:val="00B30C33"/>
    <w:rsid w:val="00B319D6"/>
    <w:rsid w:val="00B320BE"/>
    <w:rsid w:val="00B33353"/>
    <w:rsid w:val="00B334D2"/>
    <w:rsid w:val="00B33703"/>
    <w:rsid w:val="00B3412C"/>
    <w:rsid w:val="00B34D16"/>
    <w:rsid w:val="00B355DC"/>
    <w:rsid w:val="00B356F1"/>
    <w:rsid w:val="00B35999"/>
    <w:rsid w:val="00B3705A"/>
    <w:rsid w:val="00B37885"/>
    <w:rsid w:val="00B37E35"/>
    <w:rsid w:val="00B40265"/>
    <w:rsid w:val="00B41B37"/>
    <w:rsid w:val="00B42063"/>
    <w:rsid w:val="00B42064"/>
    <w:rsid w:val="00B42609"/>
    <w:rsid w:val="00B426E8"/>
    <w:rsid w:val="00B42882"/>
    <w:rsid w:val="00B42E21"/>
    <w:rsid w:val="00B433C6"/>
    <w:rsid w:val="00B439D0"/>
    <w:rsid w:val="00B43AB5"/>
    <w:rsid w:val="00B43ED1"/>
    <w:rsid w:val="00B4475A"/>
    <w:rsid w:val="00B44909"/>
    <w:rsid w:val="00B452B8"/>
    <w:rsid w:val="00B45E74"/>
    <w:rsid w:val="00B4679D"/>
    <w:rsid w:val="00B46BD7"/>
    <w:rsid w:val="00B47C35"/>
    <w:rsid w:val="00B50312"/>
    <w:rsid w:val="00B5079E"/>
    <w:rsid w:val="00B50C35"/>
    <w:rsid w:val="00B50CAF"/>
    <w:rsid w:val="00B50D68"/>
    <w:rsid w:val="00B51149"/>
    <w:rsid w:val="00B514F5"/>
    <w:rsid w:val="00B516AB"/>
    <w:rsid w:val="00B518C9"/>
    <w:rsid w:val="00B518D0"/>
    <w:rsid w:val="00B51E18"/>
    <w:rsid w:val="00B52613"/>
    <w:rsid w:val="00B52BCF"/>
    <w:rsid w:val="00B53A78"/>
    <w:rsid w:val="00B53BDE"/>
    <w:rsid w:val="00B54B11"/>
    <w:rsid w:val="00B54CB9"/>
    <w:rsid w:val="00B55488"/>
    <w:rsid w:val="00B55660"/>
    <w:rsid w:val="00B5613B"/>
    <w:rsid w:val="00B570E9"/>
    <w:rsid w:val="00B5760A"/>
    <w:rsid w:val="00B5772E"/>
    <w:rsid w:val="00B57E3D"/>
    <w:rsid w:val="00B60094"/>
    <w:rsid w:val="00B604DF"/>
    <w:rsid w:val="00B6050B"/>
    <w:rsid w:val="00B60C8D"/>
    <w:rsid w:val="00B610DC"/>
    <w:rsid w:val="00B61CD0"/>
    <w:rsid w:val="00B61DDC"/>
    <w:rsid w:val="00B61F79"/>
    <w:rsid w:val="00B6249D"/>
    <w:rsid w:val="00B6251F"/>
    <w:rsid w:val="00B63AF8"/>
    <w:rsid w:val="00B63F11"/>
    <w:rsid w:val="00B654AD"/>
    <w:rsid w:val="00B65A54"/>
    <w:rsid w:val="00B65E45"/>
    <w:rsid w:val="00B66292"/>
    <w:rsid w:val="00B665F1"/>
    <w:rsid w:val="00B66D32"/>
    <w:rsid w:val="00B671A2"/>
    <w:rsid w:val="00B679F6"/>
    <w:rsid w:val="00B67C36"/>
    <w:rsid w:val="00B70643"/>
    <w:rsid w:val="00B70754"/>
    <w:rsid w:val="00B70810"/>
    <w:rsid w:val="00B708DB"/>
    <w:rsid w:val="00B71810"/>
    <w:rsid w:val="00B721C0"/>
    <w:rsid w:val="00B729C2"/>
    <w:rsid w:val="00B7386B"/>
    <w:rsid w:val="00B73E0D"/>
    <w:rsid w:val="00B74C86"/>
    <w:rsid w:val="00B754C5"/>
    <w:rsid w:val="00B756CF"/>
    <w:rsid w:val="00B757E7"/>
    <w:rsid w:val="00B75DBB"/>
    <w:rsid w:val="00B761FA"/>
    <w:rsid w:val="00B76524"/>
    <w:rsid w:val="00B76B5F"/>
    <w:rsid w:val="00B7731F"/>
    <w:rsid w:val="00B8017E"/>
    <w:rsid w:val="00B80856"/>
    <w:rsid w:val="00B808BA"/>
    <w:rsid w:val="00B80947"/>
    <w:rsid w:val="00B80FDB"/>
    <w:rsid w:val="00B818DF"/>
    <w:rsid w:val="00B820A5"/>
    <w:rsid w:val="00B825FF"/>
    <w:rsid w:val="00B82D5F"/>
    <w:rsid w:val="00B82EC6"/>
    <w:rsid w:val="00B837B5"/>
    <w:rsid w:val="00B83E07"/>
    <w:rsid w:val="00B83F56"/>
    <w:rsid w:val="00B8406F"/>
    <w:rsid w:val="00B855C0"/>
    <w:rsid w:val="00B857AE"/>
    <w:rsid w:val="00B8602E"/>
    <w:rsid w:val="00B86479"/>
    <w:rsid w:val="00B86D35"/>
    <w:rsid w:val="00B8730D"/>
    <w:rsid w:val="00B8771E"/>
    <w:rsid w:val="00B90149"/>
    <w:rsid w:val="00B902E1"/>
    <w:rsid w:val="00B9083D"/>
    <w:rsid w:val="00B90AE7"/>
    <w:rsid w:val="00B91528"/>
    <w:rsid w:val="00B917F5"/>
    <w:rsid w:val="00B91D9A"/>
    <w:rsid w:val="00B92A6A"/>
    <w:rsid w:val="00B92F10"/>
    <w:rsid w:val="00B930C2"/>
    <w:rsid w:val="00B93E19"/>
    <w:rsid w:val="00B93E46"/>
    <w:rsid w:val="00B9401C"/>
    <w:rsid w:val="00B94B0E"/>
    <w:rsid w:val="00B95013"/>
    <w:rsid w:val="00B96B74"/>
    <w:rsid w:val="00B96BD2"/>
    <w:rsid w:val="00B96E9A"/>
    <w:rsid w:val="00B96FB8"/>
    <w:rsid w:val="00B9705C"/>
    <w:rsid w:val="00B97381"/>
    <w:rsid w:val="00B97552"/>
    <w:rsid w:val="00BA0928"/>
    <w:rsid w:val="00BA0B3A"/>
    <w:rsid w:val="00BA0E2A"/>
    <w:rsid w:val="00BA1836"/>
    <w:rsid w:val="00BA2179"/>
    <w:rsid w:val="00BA2B83"/>
    <w:rsid w:val="00BA2E8E"/>
    <w:rsid w:val="00BA38F4"/>
    <w:rsid w:val="00BA4A2E"/>
    <w:rsid w:val="00BA4EB3"/>
    <w:rsid w:val="00BA734E"/>
    <w:rsid w:val="00BA7582"/>
    <w:rsid w:val="00BA7AEA"/>
    <w:rsid w:val="00BA7D6F"/>
    <w:rsid w:val="00BB016B"/>
    <w:rsid w:val="00BB09C7"/>
    <w:rsid w:val="00BB131B"/>
    <w:rsid w:val="00BB1FC2"/>
    <w:rsid w:val="00BB2439"/>
    <w:rsid w:val="00BB2AEA"/>
    <w:rsid w:val="00BB3FF3"/>
    <w:rsid w:val="00BB4B39"/>
    <w:rsid w:val="00BB5493"/>
    <w:rsid w:val="00BB6354"/>
    <w:rsid w:val="00BB7075"/>
    <w:rsid w:val="00BC10D8"/>
    <w:rsid w:val="00BC1ABE"/>
    <w:rsid w:val="00BC250D"/>
    <w:rsid w:val="00BC354B"/>
    <w:rsid w:val="00BC36DE"/>
    <w:rsid w:val="00BC4662"/>
    <w:rsid w:val="00BC4833"/>
    <w:rsid w:val="00BC4F2E"/>
    <w:rsid w:val="00BC4F38"/>
    <w:rsid w:val="00BC68ED"/>
    <w:rsid w:val="00BC6F55"/>
    <w:rsid w:val="00BC7372"/>
    <w:rsid w:val="00BD0ADB"/>
    <w:rsid w:val="00BD12D0"/>
    <w:rsid w:val="00BD17BF"/>
    <w:rsid w:val="00BD1A69"/>
    <w:rsid w:val="00BD1B33"/>
    <w:rsid w:val="00BD1EE6"/>
    <w:rsid w:val="00BD3D98"/>
    <w:rsid w:val="00BD74CA"/>
    <w:rsid w:val="00BD7EE8"/>
    <w:rsid w:val="00BE0373"/>
    <w:rsid w:val="00BE1405"/>
    <w:rsid w:val="00BE16BD"/>
    <w:rsid w:val="00BE1B9C"/>
    <w:rsid w:val="00BE22A0"/>
    <w:rsid w:val="00BE31DE"/>
    <w:rsid w:val="00BE4049"/>
    <w:rsid w:val="00BE4101"/>
    <w:rsid w:val="00BE49E5"/>
    <w:rsid w:val="00BE4A33"/>
    <w:rsid w:val="00BE4C52"/>
    <w:rsid w:val="00BE535C"/>
    <w:rsid w:val="00BE5BCD"/>
    <w:rsid w:val="00BE659E"/>
    <w:rsid w:val="00BE6817"/>
    <w:rsid w:val="00BE7EA8"/>
    <w:rsid w:val="00BE7FDB"/>
    <w:rsid w:val="00BE7FF0"/>
    <w:rsid w:val="00BF0077"/>
    <w:rsid w:val="00BF091D"/>
    <w:rsid w:val="00BF0EB4"/>
    <w:rsid w:val="00BF10C0"/>
    <w:rsid w:val="00BF155A"/>
    <w:rsid w:val="00BF3159"/>
    <w:rsid w:val="00BF3283"/>
    <w:rsid w:val="00BF3797"/>
    <w:rsid w:val="00BF3C14"/>
    <w:rsid w:val="00BF45AB"/>
    <w:rsid w:val="00BF49B7"/>
    <w:rsid w:val="00BF520B"/>
    <w:rsid w:val="00BF5477"/>
    <w:rsid w:val="00BF5ACA"/>
    <w:rsid w:val="00BF5FA4"/>
    <w:rsid w:val="00BF658C"/>
    <w:rsid w:val="00BF6671"/>
    <w:rsid w:val="00BF6F6E"/>
    <w:rsid w:val="00BF73AF"/>
    <w:rsid w:val="00BF7645"/>
    <w:rsid w:val="00BF7BF1"/>
    <w:rsid w:val="00C022C0"/>
    <w:rsid w:val="00C0423E"/>
    <w:rsid w:val="00C04A9D"/>
    <w:rsid w:val="00C04AA8"/>
    <w:rsid w:val="00C0521C"/>
    <w:rsid w:val="00C07C38"/>
    <w:rsid w:val="00C10463"/>
    <w:rsid w:val="00C107FD"/>
    <w:rsid w:val="00C10BFB"/>
    <w:rsid w:val="00C10C07"/>
    <w:rsid w:val="00C112BA"/>
    <w:rsid w:val="00C1132D"/>
    <w:rsid w:val="00C119A1"/>
    <w:rsid w:val="00C1202D"/>
    <w:rsid w:val="00C121E1"/>
    <w:rsid w:val="00C127ED"/>
    <w:rsid w:val="00C134BA"/>
    <w:rsid w:val="00C13941"/>
    <w:rsid w:val="00C139C4"/>
    <w:rsid w:val="00C13B25"/>
    <w:rsid w:val="00C14C38"/>
    <w:rsid w:val="00C1529E"/>
    <w:rsid w:val="00C156D2"/>
    <w:rsid w:val="00C15CCD"/>
    <w:rsid w:val="00C1703E"/>
    <w:rsid w:val="00C207FC"/>
    <w:rsid w:val="00C20E09"/>
    <w:rsid w:val="00C20E8B"/>
    <w:rsid w:val="00C21999"/>
    <w:rsid w:val="00C219C9"/>
    <w:rsid w:val="00C2243E"/>
    <w:rsid w:val="00C2250D"/>
    <w:rsid w:val="00C2262D"/>
    <w:rsid w:val="00C23167"/>
    <w:rsid w:val="00C2358E"/>
    <w:rsid w:val="00C23815"/>
    <w:rsid w:val="00C23B56"/>
    <w:rsid w:val="00C24584"/>
    <w:rsid w:val="00C25C75"/>
    <w:rsid w:val="00C25CEE"/>
    <w:rsid w:val="00C25E95"/>
    <w:rsid w:val="00C2609D"/>
    <w:rsid w:val="00C26D48"/>
    <w:rsid w:val="00C26E80"/>
    <w:rsid w:val="00C2792F"/>
    <w:rsid w:val="00C305D7"/>
    <w:rsid w:val="00C307C9"/>
    <w:rsid w:val="00C31483"/>
    <w:rsid w:val="00C32C51"/>
    <w:rsid w:val="00C32FBF"/>
    <w:rsid w:val="00C3315B"/>
    <w:rsid w:val="00C3326A"/>
    <w:rsid w:val="00C33760"/>
    <w:rsid w:val="00C33BE0"/>
    <w:rsid w:val="00C34168"/>
    <w:rsid w:val="00C34A38"/>
    <w:rsid w:val="00C353E3"/>
    <w:rsid w:val="00C3628A"/>
    <w:rsid w:val="00C36B1D"/>
    <w:rsid w:val="00C36C9C"/>
    <w:rsid w:val="00C370C1"/>
    <w:rsid w:val="00C37CC7"/>
    <w:rsid w:val="00C40051"/>
    <w:rsid w:val="00C41558"/>
    <w:rsid w:val="00C41F86"/>
    <w:rsid w:val="00C422E5"/>
    <w:rsid w:val="00C4308B"/>
    <w:rsid w:val="00C43254"/>
    <w:rsid w:val="00C4331B"/>
    <w:rsid w:val="00C43444"/>
    <w:rsid w:val="00C44387"/>
    <w:rsid w:val="00C448CB"/>
    <w:rsid w:val="00C44955"/>
    <w:rsid w:val="00C45221"/>
    <w:rsid w:val="00C46F06"/>
    <w:rsid w:val="00C50A1F"/>
    <w:rsid w:val="00C518F5"/>
    <w:rsid w:val="00C52410"/>
    <w:rsid w:val="00C52D9C"/>
    <w:rsid w:val="00C536D1"/>
    <w:rsid w:val="00C53882"/>
    <w:rsid w:val="00C53EA4"/>
    <w:rsid w:val="00C53FE1"/>
    <w:rsid w:val="00C54E70"/>
    <w:rsid w:val="00C5529A"/>
    <w:rsid w:val="00C55991"/>
    <w:rsid w:val="00C559A4"/>
    <w:rsid w:val="00C56948"/>
    <w:rsid w:val="00C57399"/>
    <w:rsid w:val="00C57700"/>
    <w:rsid w:val="00C57AF8"/>
    <w:rsid w:val="00C60D74"/>
    <w:rsid w:val="00C60E91"/>
    <w:rsid w:val="00C61277"/>
    <w:rsid w:val="00C614C9"/>
    <w:rsid w:val="00C61E5F"/>
    <w:rsid w:val="00C61F06"/>
    <w:rsid w:val="00C62204"/>
    <w:rsid w:val="00C627A7"/>
    <w:rsid w:val="00C62CCC"/>
    <w:rsid w:val="00C62D82"/>
    <w:rsid w:val="00C64386"/>
    <w:rsid w:val="00C64A9D"/>
    <w:rsid w:val="00C651DD"/>
    <w:rsid w:val="00C655A2"/>
    <w:rsid w:val="00C66521"/>
    <w:rsid w:val="00C66A8A"/>
    <w:rsid w:val="00C66AF5"/>
    <w:rsid w:val="00C66F69"/>
    <w:rsid w:val="00C6755B"/>
    <w:rsid w:val="00C70C7A"/>
    <w:rsid w:val="00C70F47"/>
    <w:rsid w:val="00C7108E"/>
    <w:rsid w:val="00C713DA"/>
    <w:rsid w:val="00C714C3"/>
    <w:rsid w:val="00C72124"/>
    <w:rsid w:val="00C7291D"/>
    <w:rsid w:val="00C72992"/>
    <w:rsid w:val="00C73849"/>
    <w:rsid w:val="00C739CC"/>
    <w:rsid w:val="00C73CA8"/>
    <w:rsid w:val="00C741BC"/>
    <w:rsid w:val="00C750E2"/>
    <w:rsid w:val="00C75B03"/>
    <w:rsid w:val="00C75F7A"/>
    <w:rsid w:val="00C76D24"/>
    <w:rsid w:val="00C776D8"/>
    <w:rsid w:val="00C778F2"/>
    <w:rsid w:val="00C77D44"/>
    <w:rsid w:val="00C81A93"/>
    <w:rsid w:val="00C81DCA"/>
    <w:rsid w:val="00C8207F"/>
    <w:rsid w:val="00C820B8"/>
    <w:rsid w:val="00C82150"/>
    <w:rsid w:val="00C829C1"/>
    <w:rsid w:val="00C83647"/>
    <w:rsid w:val="00C837C7"/>
    <w:rsid w:val="00C8396B"/>
    <w:rsid w:val="00C83E8E"/>
    <w:rsid w:val="00C84703"/>
    <w:rsid w:val="00C8478C"/>
    <w:rsid w:val="00C8520C"/>
    <w:rsid w:val="00C852ED"/>
    <w:rsid w:val="00C85C69"/>
    <w:rsid w:val="00C85E67"/>
    <w:rsid w:val="00C86384"/>
    <w:rsid w:val="00C8645E"/>
    <w:rsid w:val="00C864E3"/>
    <w:rsid w:val="00C86B56"/>
    <w:rsid w:val="00C86F7F"/>
    <w:rsid w:val="00C8733A"/>
    <w:rsid w:val="00C87B78"/>
    <w:rsid w:val="00C91676"/>
    <w:rsid w:val="00C918C5"/>
    <w:rsid w:val="00C9197A"/>
    <w:rsid w:val="00C91C87"/>
    <w:rsid w:val="00C9243C"/>
    <w:rsid w:val="00C929D4"/>
    <w:rsid w:val="00C92AE4"/>
    <w:rsid w:val="00C930BA"/>
    <w:rsid w:val="00C932DC"/>
    <w:rsid w:val="00C93E1E"/>
    <w:rsid w:val="00C93F0E"/>
    <w:rsid w:val="00C94073"/>
    <w:rsid w:val="00C9414B"/>
    <w:rsid w:val="00C94EF5"/>
    <w:rsid w:val="00C954D7"/>
    <w:rsid w:val="00C95734"/>
    <w:rsid w:val="00C960A8"/>
    <w:rsid w:val="00C96791"/>
    <w:rsid w:val="00C96D15"/>
    <w:rsid w:val="00C97668"/>
    <w:rsid w:val="00C978AE"/>
    <w:rsid w:val="00CA06F7"/>
    <w:rsid w:val="00CA08B3"/>
    <w:rsid w:val="00CA0A3E"/>
    <w:rsid w:val="00CA29EE"/>
    <w:rsid w:val="00CA30C2"/>
    <w:rsid w:val="00CA40E5"/>
    <w:rsid w:val="00CA4176"/>
    <w:rsid w:val="00CA420A"/>
    <w:rsid w:val="00CA5375"/>
    <w:rsid w:val="00CA5D18"/>
    <w:rsid w:val="00CA5D19"/>
    <w:rsid w:val="00CA6402"/>
    <w:rsid w:val="00CA6461"/>
    <w:rsid w:val="00CA6A8C"/>
    <w:rsid w:val="00CA73AC"/>
    <w:rsid w:val="00CA798A"/>
    <w:rsid w:val="00CA79A4"/>
    <w:rsid w:val="00CB0848"/>
    <w:rsid w:val="00CB17C0"/>
    <w:rsid w:val="00CB1A05"/>
    <w:rsid w:val="00CB1DF1"/>
    <w:rsid w:val="00CB2A58"/>
    <w:rsid w:val="00CB2EE9"/>
    <w:rsid w:val="00CB2F6A"/>
    <w:rsid w:val="00CB33FA"/>
    <w:rsid w:val="00CB3AE5"/>
    <w:rsid w:val="00CB40F1"/>
    <w:rsid w:val="00CB4747"/>
    <w:rsid w:val="00CB4AA4"/>
    <w:rsid w:val="00CB59A4"/>
    <w:rsid w:val="00CB5ACB"/>
    <w:rsid w:val="00CB5AD4"/>
    <w:rsid w:val="00CB5BB9"/>
    <w:rsid w:val="00CB5EB7"/>
    <w:rsid w:val="00CB6098"/>
    <w:rsid w:val="00CB6109"/>
    <w:rsid w:val="00CB6386"/>
    <w:rsid w:val="00CB63D8"/>
    <w:rsid w:val="00CB6F6E"/>
    <w:rsid w:val="00CC0189"/>
    <w:rsid w:val="00CC03B9"/>
    <w:rsid w:val="00CC1CFA"/>
    <w:rsid w:val="00CC26D0"/>
    <w:rsid w:val="00CC2B6F"/>
    <w:rsid w:val="00CC2F16"/>
    <w:rsid w:val="00CC4689"/>
    <w:rsid w:val="00CC484E"/>
    <w:rsid w:val="00CC502B"/>
    <w:rsid w:val="00CC56DE"/>
    <w:rsid w:val="00CC57EC"/>
    <w:rsid w:val="00CC65AF"/>
    <w:rsid w:val="00CC65E2"/>
    <w:rsid w:val="00CC6BD0"/>
    <w:rsid w:val="00CC77CB"/>
    <w:rsid w:val="00CC77CD"/>
    <w:rsid w:val="00CC78FD"/>
    <w:rsid w:val="00CC7BD0"/>
    <w:rsid w:val="00CC7FE3"/>
    <w:rsid w:val="00CD08FC"/>
    <w:rsid w:val="00CD101C"/>
    <w:rsid w:val="00CD10BE"/>
    <w:rsid w:val="00CD11FE"/>
    <w:rsid w:val="00CD1972"/>
    <w:rsid w:val="00CD1DF1"/>
    <w:rsid w:val="00CD287F"/>
    <w:rsid w:val="00CD2A70"/>
    <w:rsid w:val="00CD32DD"/>
    <w:rsid w:val="00CD4693"/>
    <w:rsid w:val="00CD51CD"/>
    <w:rsid w:val="00CD54BF"/>
    <w:rsid w:val="00CD58EE"/>
    <w:rsid w:val="00CD5CE6"/>
    <w:rsid w:val="00CD65C7"/>
    <w:rsid w:val="00CD6628"/>
    <w:rsid w:val="00CD6B25"/>
    <w:rsid w:val="00CE03AC"/>
    <w:rsid w:val="00CE0586"/>
    <w:rsid w:val="00CE07B9"/>
    <w:rsid w:val="00CE0B2F"/>
    <w:rsid w:val="00CE0BD7"/>
    <w:rsid w:val="00CE0C4A"/>
    <w:rsid w:val="00CE0F16"/>
    <w:rsid w:val="00CE23F9"/>
    <w:rsid w:val="00CE287F"/>
    <w:rsid w:val="00CE3657"/>
    <w:rsid w:val="00CE37A5"/>
    <w:rsid w:val="00CE3BCD"/>
    <w:rsid w:val="00CE4027"/>
    <w:rsid w:val="00CE55F9"/>
    <w:rsid w:val="00CE6DD4"/>
    <w:rsid w:val="00CE7191"/>
    <w:rsid w:val="00CE756E"/>
    <w:rsid w:val="00CE7E41"/>
    <w:rsid w:val="00CF0AB2"/>
    <w:rsid w:val="00CF0C63"/>
    <w:rsid w:val="00CF0EF0"/>
    <w:rsid w:val="00CF1469"/>
    <w:rsid w:val="00CF1B69"/>
    <w:rsid w:val="00CF2DC3"/>
    <w:rsid w:val="00CF30F7"/>
    <w:rsid w:val="00CF3C1C"/>
    <w:rsid w:val="00CF4683"/>
    <w:rsid w:val="00CF4ED0"/>
    <w:rsid w:val="00CF52FC"/>
    <w:rsid w:val="00CF5395"/>
    <w:rsid w:val="00CF5715"/>
    <w:rsid w:val="00CF61B5"/>
    <w:rsid w:val="00CF671F"/>
    <w:rsid w:val="00CF7CA4"/>
    <w:rsid w:val="00D002F0"/>
    <w:rsid w:val="00D00C3E"/>
    <w:rsid w:val="00D00FAC"/>
    <w:rsid w:val="00D02387"/>
    <w:rsid w:val="00D0249D"/>
    <w:rsid w:val="00D041D4"/>
    <w:rsid w:val="00D04262"/>
    <w:rsid w:val="00D04956"/>
    <w:rsid w:val="00D04EBF"/>
    <w:rsid w:val="00D053FE"/>
    <w:rsid w:val="00D06BA4"/>
    <w:rsid w:val="00D07073"/>
    <w:rsid w:val="00D0736C"/>
    <w:rsid w:val="00D075B0"/>
    <w:rsid w:val="00D078DF"/>
    <w:rsid w:val="00D10103"/>
    <w:rsid w:val="00D10FAC"/>
    <w:rsid w:val="00D111AE"/>
    <w:rsid w:val="00D11902"/>
    <w:rsid w:val="00D11943"/>
    <w:rsid w:val="00D11B38"/>
    <w:rsid w:val="00D12225"/>
    <w:rsid w:val="00D12796"/>
    <w:rsid w:val="00D12981"/>
    <w:rsid w:val="00D12A80"/>
    <w:rsid w:val="00D132F2"/>
    <w:rsid w:val="00D13351"/>
    <w:rsid w:val="00D1342A"/>
    <w:rsid w:val="00D1368F"/>
    <w:rsid w:val="00D1376B"/>
    <w:rsid w:val="00D13EB5"/>
    <w:rsid w:val="00D13ED3"/>
    <w:rsid w:val="00D14DA7"/>
    <w:rsid w:val="00D15365"/>
    <w:rsid w:val="00D160C6"/>
    <w:rsid w:val="00D16F3E"/>
    <w:rsid w:val="00D17AAF"/>
    <w:rsid w:val="00D20E35"/>
    <w:rsid w:val="00D21825"/>
    <w:rsid w:val="00D21909"/>
    <w:rsid w:val="00D232BE"/>
    <w:rsid w:val="00D236D1"/>
    <w:rsid w:val="00D25375"/>
    <w:rsid w:val="00D25BA7"/>
    <w:rsid w:val="00D2610C"/>
    <w:rsid w:val="00D269AC"/>
    <w:rsid w:val="00D26D2F"/>
    <w:rsid w:val="00D26DD6"/>
    <w:rsid w:val="00D273B4"/>
    <w:rsid w:val="00D277AF"/>
    <w:rsid w:val="00D3011B"/>
    <w:rsid w:val="00D301EF"/>
    <w:rsid w:val="00D3075A"/>
    <w:rsid w:val="00D30D83"/>
    <w:rsid w:val="00D313FC"/>
    <w:rsid w:val="00D3145D"/>
    <w:rsid w:val="00D3149E"/>
    <w:rsid w:val="00D31815"/>
    <w:rsid w:val="00D31C19"/>
    <w:rsid w:val="00D31D58"/>
    <w:rsid w:val="00D32155"/>
    <w:rsid w:val="00D3353D"/>
    <w:rsid w:val="00D3373E"/>
    <w:rsid w:val="00D33D70"/>
    <w:rsid w:val="00D33FC5"/>
    <w:rsid w:val="00D35758"/>
    <w:rsid w:val="00D35F89"/>
    <w:rsid w:val="00D361B8"/>
    <w:rsid w:val="00D3625C"/>
    <w:rsid w:val="00D36522"/>
    <w:rsid w:val="00D36E5F"/>
    <w:rsid w:val="00D37A4C"/>
    <w:rsid w:val="00D37CFA"/>
    <w:rsid w:val="00D402B3"/>
    <w:rsid w:val="00D40AFB"/>
    <w:rsid w:val="00D412F9"/>
    <w:rsid w:val="00D41999"/>
    <w:rsid w:val="00D42287"/>
    <w:rsid w:val="00D4234D"/>
    <w:rsid w:val="00D42E7C"/>
    <w:rsid w:val="00D433DC"/>
    <w:rsid w:val="00D4355A"/>
    <w:rsid w:val="00D439F1"/>
    <w:rsid w:val="00D43AF6"/>
    <w:rsid w:val="00D43AF7"/>
    <w:rsid w:val="00D4461D"/>
    <w:rsid w:val="00D44D9B"/>
    <w:rsid w:val="00D4583D"/>
    <w:rsid w:val="00D45CA5"/>
    <w:rsid w:val="00D45E68"/>
    <w:rsid w:val="00D471DD"/>
    <w:rsid w:val="00D50143"/>
    <w:rsid w:val="00D50AD4"/>
    <w:rsid w:val="00D512D7"/>
    <w:rsid w:val="00D513F9"/>
    <w:rsid w:val="00D51CF6"/>
    <w:rsid w:val="00D51DAB"/>
    <w:rsid w:val="00D52F92"/>
    <w:rsid w:val="00D53944"/>
    <w:rsid w:val="00D53DD8"/>
    <w:rsid w:val="00D54570"/>
    <w:rsid w:val="00D550CC"/>
    <w:rsid w:val="00D55E31"/>
    <w:rsid w:val="00D56463"/>
    <w:rsid w:val="00D56E59"/>
    <w:rsid w:val="00D57602"/>
    <w:rsid w:val="00D57D84"/>
    <w:rsid w:val="00D60910"/>
    <w:rsid w:val="00D612AE"/>
    <w:rsid w:val="00D616B6"/>
    <w:rsid w:val="00D618C4"/>
    <w:rsid w:val="00D62602"/>
    <w:rsid w:val="00D6457F"/>
    <w:rsid w:val="00D65988"/>
    <w:rsid w:val="00D65E7F"/>
    <w:rsid w:val="00D67405"/>
    <w:rsid w:val="00D703CB"/>
    <w:rsid w:val="00D70DF4"/>
    <w:rsid w:val="00D70E90"/>
    <w:rsid w:val="00D710BC"/>
    <w:rsid w:val="00D713DA"/>
    <w:rsid w:val="00D72782"/>
    <w:rsid w:val="00D72C48"/>
    <w:rsid w:val="00D72C7D"/>
    <w:rsid w:val="00D734C5"/>
    <w:rsid w:val="00D73835"/>
    <w:rsid w:val="00D73CE9"/>
    <w:rsid w:val="00D73FC3"/>
    <w:rsid w:val="00D74390"/>
    <w:rsid w:val="00D749E9"/>
    <w:rsid w:val="00D74CC0"/>
    <w:rsid w:val="00D75321"/>
    <w:rsid w:val="00D75FEA"/>
    <w:rsid w:val="00D76ED5"/>
    <w:rsid w:val="00D7739C"/>
    <w:rsid w:val="00D80465"/>
    <w:rsid w:val="00D80499"/>
    <w:rsid w:val="00D808AE"/>
    <w:rsid w:val="00D8114C"/>
    <w:rsid w:val="00D8170D"/>
    <w:rsid w:val="00D835A0"/>
    <w:rsid w:val="00D8406A"/>
    <w:rsid w:val="00D85303"/>
    <w:rsid w:val="00D85D33"/>
    <w:rsid w:val="00D869F0"/>
    <w:rsid w:val="00D86CC1"/>
    <w:rsid w:val="00D877C1"/>
    <w:rsid w:val="00D879BC"/>
    <w:rsid w:val="00D9056F"/>
    <w:rsid w:val="00D90A94"/>
    <w:rsid w:val="00D90C10"/>
    <w:rsid w:val="00D910F4"/>
    <w:rsid w:val="00D91AE3"/>
    <w:rsid w:val="00D91C88"/>
    <w:rsid w:val="00D91E95"/>
    <w:rsid w:val="00D92631"/>
    <w:rsid w:val="00D93533"/>
    <w:rsid w:val="00D93E8C"/>
    <w:rsid w:val="00D942C9"/>
    <w:rsid w:val="00D94805"/>
    <w:rsid w:val="00D967AC"/>
    <w:rsid w:val="00DA04F0"/>
    <w:rsid w:val="00DA05A4"/>
    <w:rsid w:val="00DA070C"/>
    <w:rsid w:val="00DA0EBE"/>
    <w:rsid w:val="00DA1C7A"/>
    <w:rsid w:val="00DA1EE2"/>
    <w:rsid w:val="00DA2320"/>
    <w:rsid w:val="00DA3890"/>
    <w:rsid w:val="00DA3B65"/>
    <w:rsid w:val="00DA43AE"/>
    <w:rsid w:val="00DA5E0F"/>
    <w:rsid w:val="00DA662C"/>
    <w:rsid w:val="00DA66EB"/>
    <w:rsid w:val="00DA6AE7"/>
    <w:rsid w:val="00DA6C86"/>
    <w:rsid w:val="00DA78B1"/>
    <w:rsid w:val="00DA78CD"/>
    <w:rsid w:val="00DB0F03"/>
    <w:rsid w:val="00DB0F86"/>
    <w:rsid w:val="00DB1735"/>
    <w:rsid w:val="00DB1C4B"/>
    <w:rsid w:val="00DB1F21"/>
    <w:rsid w:val="00DB23F4"/>
    <w:rsid w:val="00DB3C71"/>
    <w:rsid w:val="00DB3CA5"/>
    <w:rsid w:val="00DB418B"/>
    <w:rsid w:val="00DB45FF"/>
    <w:rsid w:val="00DB4CEF"/>
    <w:rsid w:val="00DB4EFD"/>
    <w:rsid w:val="00DB529B"/>
    <w:rsid w:val="00DB5395"/>
    <w:rsid w:val="00DB5599"/>
    <w:rsid w:val="00DB5906"/>
    <w:rsid w:val="00DB72CF"/>
    <w:rsid w:val="00DB73B2"/>
    <w:rsid w:val="00DB791F"/>
    <w:rsid w:val="00DB7AC0"/>
    <w:rsid w:val="00DB7DE2"/>
    <w:rsid w:val="00DC03D3"/>
    <w:rsid w:val="00DC0CF4"/>
    <w:rsid w:val="00DC1BF8"/>
    <w:rsid w:val="00DC25C2"/>
    <w:rsid w:val="00DC2D5D"/>
    <w:rsid w:val="00DC30A1"/>
    <w:rsid w:val="00DC469F"/>
    <w:rsid w:val="00DC4C42"/>
    <w:rsid w:val="00DC5C5D"/>
    <w:rsid w:val="00DC61DE"/>
    <w:rsid w:val="00DC64DE"/>
    <w:rsid w:val="00DC65F9"/>
    <w:rsid w:val="00DC660F"/>
    <w:rsid w:val="00DC6B2E"/>
    <w:rsid w:val="00DC6DD9"/>
    <w:rsid w:val="00DC712E"/>
    <w:rsid w:val="00DC7929"/>
    <w:rsid w:val="00DC79CF"/>
    <w:rsid w:val="00DC7F3B"/>
    <w:rsid w:val="00DD00A0"/>
    <w:rsid w:val="00DD0A96"/>
    <w:rsid w:val="00DD0B56"/>
    <w:rsid w:val="00DD0DA0"/>
    <w:rsid w:val="00DD2612"/>
    <w:rsid w:val="00DD33E8"/>
    <w:rsid w:val="00DD481B"/>
    <w:rsid w:val="00DD4A58"/>
    <w:rsid w:val="00DD5170"/>
    <w:rsid w:val="00DD5577"/>
    <w:rsid w:val="00DD5882"/>
    <w:rsid w:val="00DD652C"/>
    <w:rsid w:val="00DD6B98"/>
    <w:rsid w:val="00DD700B"/>
    <w:rsid w:val="00DD7EA3"/>
    <w:rsid w:val="00DD7FDD"/>
    <w:rsid w:val="00DE0666"/>
    <w:rsid w:val="00DE08D3"/>
    <w:rsid w:val="00DE0ADA"/>
    <w:rsid w:val="00DE0E19"/>
    <w:rsid w:val="00DE0E61"/>
    <w:rsid w:val="00DE17AF"/>
    <w:rsid w:val="00DE1D20"/>
    <w:rsid w:val="00DE336C"/>
    <w:rsid w:val="00DE3412"/>
    <w:rsid w:val="00DE35E4"/>
    <w:rsid w:val="00DE4169"/>
    <w:rsid w:val="00DE4390"/>
    <w:rsid w:val="00DE4851"/>
    <w:rsid w:val="00DE55CF"/>
    <w:rsid w:val="00DE574B"/>
    <w:rsid w:val="00DE67AF"/>
    <w:rsid w:val="00DE68C9"/>
    <w:rsid w:val="00DE6F4B"/>
    <w:rsid w:val="00DE7367"/>
    <w:rsid w:val="00DE7836"/>
    <w:rsid w:val="00DE7ED8"/>
    <w:rsid w:val="00DF006E"/>
    <w:rsid w:val="00DF0216"/>
    <w:rsid w:val="00DF0473"/>
    <w:rsid w:val="00DF0942"/>
    <w:rsid w:val="00DF17F9"/>
    <w:rsid w:val="00DF1EC3"/>
    <w:rsid w:val="00DF218D"/>
    <w:rsid w:val="00DF263F"/>
    <w:rsid w:val="00DF28D3"/>
    <w:rsid w:val="00DF2A63"/>
    <w:rsid w:val="00DF3120"/>
    <w:rsid w:val="00DF3800"/>
    <w:rsid w:val="00DF4503"/>
    <w:rsid w:val="00DF4691"/>
    <w:rsid w:val="00DF46D1"/>
    <w:rsid w:val="00DF4ACA"/>
    <w:rsid w:val="00DF5011"/>
    <w:rsid w:val="00E0025B"/>
    <w:rsid w:val="00E005EE"/>
    <w:rsid w:val="00E00B6B"/>
    <w:rsid w:val="00E00E45"/>
    <w:rsid w:val="00E01F11"/>
    <w:rsid w:val="00E025D4"/>
    <w:rsid w:val="00E02E0A"/>
    <w:rsid w:val="00E041CF"/>
    <w:rsid w:val="00E045ED"/>
    <w:rsid w:val="00E05F77"/>
    <w:rsid w:val="00E0657D"/>
    <w:rsid w:val="00E07086"/>
    <w:rsid w:val="00E07162"/>
    <w:rsid w:val="00E07A5B"/>
    <w:rsid w:val="00E1001D"/>
    <w:rsid w:val="00E103B5"/>
    <w:rsid w:val="00E109E8"/>
    <w:rsid w:val="00E10DDD"/>
    <w:rsid w:val="00E11646"/>
    <w:rsid w:val="00E1188D"/>
    <w:rsid w:val="00E12A18"/>
    <w:rsid w:val="00E12B0C"/>
    <w:rsid w:val="00E13162"/>
    <w:rsid w:val="00E13924"/>
    <w:rsid w:val="00E13D2E"/>
    <w:rsid w:val="00E13F65"/>
    <w:rsid w:val="00E1440C"/>
    <w:rsid w:val="00E14673"/>
    <w:rsid w:val="00E14C65"/>
    <w:rsid w:val="00E1560F"/>
    <w:rsid w:val="00E15DC1"/>
    <w:rsid w:val="00E17270"/>
    <w:rsid w:val="00E217ED"/>
    <w:rsid w:val="00E21905"/>
    <w:rsid w:val="00E2193A"/>
    <w:rsid w:val="00E21D58"/>
    <w:rsid w:val="00E21ED9"/>
    <w:rsid w:val="00E22603"/>
    <w:rsid w:val="00E2263B"/>
    <w:rsid w:val="00E22B23"/>
    <w:rsid w:val="00E23297"/>
    <w:rsid w:val="00E24411"/>
    <w:rsid w:val="00E24AFA"/>
    <w:rsid w:val="00E24BA2"/>
    <w:rsid w:val="00E2577E"/>
    <w:rsid w:val="00E25C98"/>
    <w:rsid w:val="00E261E4"/>
    <w:rsid w:val="00E26ABF"/>
    <w:rsid w:val="00E26D67"/>
    <w:rsid w:val="00E26E62"/>
    <w:rsid w:val="00E27957"/>
    <w:rsid w:val="00E279BA"/>
    <w:rsid w:val="00E301A1"/>
    <w:rsid w:val="00E30892"/>
    <w:rsid w:val="00E311E8"/>
    <w:rsid w:val="00E3165F"/>
    <w:rsid w:val="00E31972"/>
    <w:rsid w:val="00E3226E"/>
    <w:rsid w:val="00E32D16"/>
    <w:rsid w:val="00E33027"/>
    <w:rsid w:val="00E33619"/>
    <w:rsid w:val="00E339E7"/>
    <w:rsid w:val="00E34160"/>
    <w:rsid w:val="00E35190"/>
    <w:rsid w:val="00E36CAA"/>
    <w:rsid w:val="00E378F9"/>
    <w:rsid w:val="00E40E86"/>
    <w:rsid w:val="00E40FF8"/>
    <w:rsid w:val="00E42326"/>
    <w:rsid w:val="00E42D04"/>
    <w:rsid w:val="00E43527"/>
    <w:rsid w:val="00E44181"/>
    <w:rsid w:val="00E442F0"/>
    <w:rsid w:val="00E44861"/>
    <w:rsid w:val="00E4591F"/>
    <w:rsid w:val="00E45AA0"/>
    <w:rsid w:val="00E45EB5"/>
    <w:rsid w:val="00E46719"/>
    <w:rsid w:val="00E46F50"/>
    <w:rsid w:val="00E4779E"/>
    <w:rsid w:val="00E47EC3"/>
    <w:rsid w:val="00E47F60"/>
    <w:rsid w:val="00E50DF5"/>
    <w:rsid w:val="00E50F62"/>
    <w:rsid w:val="00E512F7"/>
    <w:rsid w:val="00E51470"/>
    <w:rsid w:val="00E514EA"/>
    <w:rsid w:val="00E51654"/>
    <w:rsid w:val="00E5184D"/>
    <w:rsid w:val="00E5201C"/>
    <w:rsid w:val="00E52C2D"/>
    <w:rsid w:val="00E52E63"/>
    <w:rsid w:val="00E52EF0"/>
    <w:rsid w:val="00E54AA1"/>
    <w:rsid w:val="00E55418"/>
    <w:rsid w:val="00E55C4C"/>
    <w:rsid w:val="00E56052"/>
    <w:rsid w:val="00E561B3"/>
    <w:rsid w:val="00E571C1"/>
    <w:rsid w:val="00E57BAA"/>
    <w:rsid w:val="00E57FF6"/>
    <w:rsid w:val="00E604B8"/>
    <w:rsid w:val="00E60B3B"/>
    <w:rsid w:val="00E60BE5"/>
    <w:rsid w:val="00E60E42"/>
    <w:rsid w:val="00E6185A"/>
    <w:rsid w:val="00E61E15"/>
    <w:rsid w:val="00E632EF"/>
    <w:rsid w:val="00E64390"/>
    <w:rsid w:val="00E64B04"/>
    <w:rsid w:val="00E64C95"/>
    <w:rsid w:val="00E65133"/>
    <w:rsid w:val="00E6647C"/>
    <w:rsid w:val="00E66A27"/>
    <w:rsid w:val="00E67B73"/>
    <w:rsid w:val="00E701F5"/>
    <w:rsid w:val="00E70D8C"/>
    <w:rsid w:val="00E71589"/>
    <w:rsid w:val="00E71FA9"/>
    <w:rsid w:val="00E7218C"/>
    <w:rsid w:val="00E726D8"/>
    <w:rsid w:val="00E72C7B"/>
    <w:rsid w:val="00E72F65"/>
    <w:rsid w:val="00E73DD1"/>
    <w:rsid w:val="00E74337"/>
    <w:rsid w:val="00E743BC"/>
    <w:rsid w:val="00E748A9"/>
    <w:rsid w:val="00E74BEE"/>
    <w:rsid w:val="00E7523D"/>
    <w:rsid w:val="00E75576"/>
    <w:rsid w:val="00E75AF4"/>
    <w:rsid w:val="00E75E55"/>
    <w:rsid w:val="00E76615"/>
    <w:rsid w:val="00E76BF5"/>
    <w:rsid w:val="00E76C59"/>
    <w:rsid w:val="00E770C1"/>
    <w:rsid w:val="00E8005F"/>
    <w:rsid w:val="00E805A1"/>
    <w:rsid w:val="00E8123A"/>
    <w:rsid w:val="00E81634"/>
    <w:rsid w:val="00E81652"/>
    <w:rsid w:val="00E81A6C"/>
    <w:rsid w:val="00E821A3"/>
    <w:rsid w:val="00E827CB"/>
    <w:rsid w:val="00E828EB"/>
    <w:rsid w:val="00E82CA6"/>
    <w:rsid w:val="00E82DF4"/>
    <w:rsid w:val="00E836F3"/>
    <w:rsid w:val="00E84B18"/>
    <w:rsid w:val="00E85D79"/>
    <w:rsid w:val="00E85E65"/>
    <w:rsid w:val="00E862C7"/>
    <w:rsid w:val="00E8694A"/>
    <w:rsid w:val="00E86EB8"/>
    <w:rsid w:val="00E8733E"/>
    <w:rsid w:val="00E87906"/>
    <w:rsid w:val="00E90246"/>
    <w:rsid w:val="00E908CB"/>
    <w:rsid w:val="00E90EAE"/>
    <w:rsid w:val="00E90F19"/>
    <w:rsid w:val="00E922C0"/>
    <w:rsid w:val="00E922C8"/>
    <w:rsid w:val="00E925DA"/>
    <w:rsid w:val="00E9299A"/>
    <w:rsid w:val="00E92AFF"/>
    <w:rsid w:val="00E92FBC"/>
    <w:rsid w:val="00E93386"/>
    <w:rsid w:val="00E9378B"/>
    <w:rsid w:val="00E93E96"/>
    <w:rsid w:val="00E942C5"/>
    <w:rsid w:val="00E949D7"/>
    <w:rsid w:val="00E94BE6"/>
    <w:rsid w:val="00E95B5C"/>
    <w:rsid w:val="00E96D34"/>
    <w:rsid w:val="00E9731F"/>
    <w:rsid w:val="00E975FA"/>
    <w:rsid w:val="00E97A74"/>
    <w:rsid w:val="00EA025A"/>
    <w:rsid w:val="00EA032A"/>
    <w:rsid w:val="00EA13CC"/>
    <w:rsid w:val="00EA17AA"/>
    <w:rsid w:val="00EA18B8"/>
    <w:rsid w:val="00EA34AF"/>
    <w:rsid w:val="00EA34E1"/>
    <w:rsid w:val="00EA38D1"/>
    <w:rsid w:val="00EA3CF1"/>
    <w:rsid w:val="00EA3E76"/>
    <w:rsid w:val="00EA3FE9"/>
    <w:rsid w:val="00EA4558"/>
    <w:rsid w:val="00EA49CB"/>
    <w:rsid w:val="00EA56C5"/>
    <w:rsid w:val="00EA59D8"/>
    <w:rsid w:val="00EA6707"/>
    <w:rsid w:val="00EA687E"/>
    <w:rsid w:val="00EA69B5"/>
    <w:rsid w:val="00EA7DBD"/>
    <w:rsid w:val="00EB0A77"/>
    <w:rsid w:val="00EB0EF1"/>
    <w:rsid w:val="00EB150C"/>
    <w:rsid w:val="00EB1DD8"/>
    <w:rsid w:val="00EB2102"/>
    <w:rsid w:val="00EB2DF9"/>
    <w:rsid w:val="00EB3619"/>
    <w:rsid w:val="00EB38C2"/>
    <w:rsid w:val="00EB392D"/>
    <w:rsid w:val="00EB399F"/>
    <w:rsid w:val="00EB40AE"/>
    <w:rsid w:val="00EB567C"/>
    <w:rsid w:val="00EB5B9E"/>
    <w:rsid w:val="00EB690A"/>
    <w:rsid w:val="00EB6D84"/>
    <w:rsid w:val="00EB72B0"/>
    <w:rsid w:val="00EB74C2"/>
    <w:rsid w:val="00EB7D46"/>
    <w:rsid w:val="00EC002D"/>
    <w:rsid w:val="00EC03EB"/>
    <w:rsid w:val="00EC1870"/>
    <w:rsid w:val="00EC19B7"/>
    <w:rsid w:val="00EC45DD"/>
    <w:rsid w:val="00EC5184"/>
    <w:rsid w:val="00EC5AEA"/>
    <w:rsid w:val="00EC5DFB"/>
    <w:rsid w:val="00EC6E3E"/>
    <w:rsid w:val="00EC6FFD"/>
    <w:rsid w:val="00EC7374"/>
    <w:rsid w:val="00EC783E"/>
    <w:rsid w:val="00EC78BE"/>
    <w:rsid w:val="00EC7DA4"/>
    <w:rsid w:val="00ED017C"/>
    <w:rsid w:val="00ED06EF"/>
    <w:rsid w:val="00ED0D3A"/>
    <w:rsid w:val="00ED18B8"/>
    <w:rsid w:val="00ED276D"/>
    <w:rsid w:val="00ED2A9B"/>
    <w:rsid w:val="00ED3855"/>
    <w:rsid w:val="00ED395B"/>
    <w:rsid w:val="00ED3961"/>
    <w:rsid w:val="00ED39C8"/>
    <w:rsid w:val="00ED43C0"/>
    <w:rsid w:val="00ED4CCF"/>
    <w:rsid w:val="00ED4EB8"/>
    <w:rsid w:val="00ED50A2"/>
    <w:rsid w:val="00ED51D6"/>
    <w:rsid w:val="00ED52BE"/>
    <w:rsid w:val="00ED54FD"/>
    <w:rsid w:val="00ED5BFD"/>
    <w:rsid w:val="00ED653E"/>
    <w:rsid w:val="00ED7FD9"/>
    <w:rsid w:val="00EE0082"/>
    <w:rsid w:val="00EE03F4"/>
    <w:rsid w:val="00EE0877"/>
    <w:rsid w:val="00EE0F96"/>
    <w:rsid w:val="00EE1545"/>
    <w:rsid w:val="00EE2A91"/>
    <w:rsid w:val="00EE3A53"/>
    <w:rsid w:val="00EE3AA6"/>
    <w:rsid w:val="00EE4145"/>
    <w:rsid w:val="00EE43D0"/>
    <w:rsid w:val="00EE572F"/>
    <w:rsid w:val="00EE5938"/>
    <w:rsid w:val="00EE5B47"/>
    <w:rsid w:val="00EE5B93"/>
    <w:rsid w:val="00EE6D81"/>
    <w:rsid w:val="00EE7A64"/>
    <w:rsid w:val="00EE7AB6"/>
    <w:rsid w:val="00EE7DAB"/>
    <w:rsid w:val="00EE7F9B"/>
    <w:rsid w:val="00EF0B54"/>
    <w:rsid w:val="00EF0DA8"/>
    <w:rsid w:val="00EF0F74"/>
    <w:rsid w:val="00EF0FC5"/>
    <w:rsid w:val="00EF1149"/>
    <w:rsid w:val="00EF1EC7"/>
    <w:rsid w:val="00EF2379"/>
    <w:rsid w:val="00EF262E"/>
    <w:rsid w:val="00EF2903"/>
    <w:rsid w:val="00EF3088"/>
    <w:rsid w:val="00EF336F"/>
    <w:rsid w:val="00EF3C4F"/>
    <w:rsid w:val="00EF3ECE"/>
    <w:rsid w:val="00EF4363"/>
    <w:rsid w:val="00EF4965"/>
    <w:rsid w:val="00EF4B9C"/>
    <w:rsid w:val="00EF6A61"/>
    <w:rsid w:val="00F000B4"/>
    <w:rsid w:val="00F002DA"/>
    <w:rsid w:val="00F0099E"/>
    <w:rsid w:val="00F00D9D"/>
    <w:rsid w:val="00F015D0"/>
    <w:rsid w:val="00F01F41"/>
    <w:rsid w:val="00F02DFF"/>
    <w:rsid w:val="00F03796"/>
    <w:rsid w:val="00F03DFE"/>
    <w:rsid w:val="00F03E9B"/>
    <w:rsid w:val="00F03FDD"/>
    <w:rsid w:val="00F0435C"/>
    <w:rsid w:val="00F04AE6"/>
    <w:rsid w:val="00F04E57"/>
    <w:rsid w:val="00F04EFC"/>
    <w:rsid w:val="00F04FC9"/>
    <w:rsid w:val="00F051A7"/>
    <w:rsid w:val="00F0572E"/>
    <w:rsid w:val="00F07E85"/>
    <w:rsid w:val="00F10850"/>
    <w:rsid w:val="00F11136"/>
    <w:rsid w:val="00F1124C"/>
    <w:rsid w:val="00F112AC"/>
    <w:rsid w:val="00F113E2"/>
    <w:rsid w:val="00F1154D"/>
    <w:rsid w:val="00F11A64"/>
    <w:rsid w:val="00F12490"/>
    <w:rsid w:val="00F13007"/>
    <w:rsid w:val="00F13561"/>
    <w:rsid w:val="00F14BD7"/>
    <w:rsid w:val="00F15713"/>
    <w:rsid w:val="00F1585C"/>
    <w:rsid w:val="00F1595A"/>
    <w:rsid w:val="00F15F66"/>
    <w:rsid w:val="00F16089"/>
    <w:rsid w:val="00F16F94"/>
    <w:rsid w:val="00F171D1"/>
    <w:rsid w:val="00F17806"/>
    <w:rsid w:val="00F17E42"/>
    <w:rsid w:val="00F20CA4"/>
    <w:rsid w:val="00F20FF1"/>
    <w:rsid w:val="00F2102C"/>
    <w:rsid w:val="00F214AB"/>
    <w:rsid w:val="00F2196D"/>
    <w:rsid w:val="00F21E4E"/>
    <w:rsid w:val="00F22519"/>
    <w:rsid w:val="00F22834"/>
    <w:rsid w:val="00F22B8B"/>
    <w:rsid w:val="00F22FFB"/>
    <w:rsid w:val="00F24ACA"/>
    <w:rsid w:val="00F24B21"/>
    <w:rsid w:val="00F24E5C"/>
    <w:rsid w:val="00F2540B"/>
    <w:rsid w:val="00F26433"/>
    <w:rsid w:val="00F266C3"/>
    <w:rsid w:val="00F27A03"/>
    <w:rsid w:val="00F27AE8"/>
    <w:rsid w:val="00F30310"/>
    <w:rsid w:val="00F304AB"/>
    <w:rsid w:val="00F30CBA"/>
    <w:rsid w:val="00F31368"/>
    <w:rsid w:val="00F31371"/>
    <w:rsid w:val="00F31427"/>
    <w:rsid w:val="00F32234"/>
    <w:rsid w:val="00F32302"/>
    <w:rsid w:val="00F32B8D"/>
    <w:rsid w:val="00F338B7"/>
    <w:rsid w:val="00F34557"/>
    <w:rsid w:val="00F3519B"/>
    <w:rsid w:val="00F35B4A"/>
    <w:rsid w:val="00F360CD"/>
    <w:rsid w:val="00F368B7"/>
    <w:rsid w:val="00F37448"/>
    <w:rsid w:val="00F37889"/>
    <w:rsid w:val="00F3796B"/>
    <w:rsid w:val="00F37FAF"/>
    <w:rsid w:val="00F412E7"/>
    <w:rsid w:val="00F41362"/>
    <w:rsid w:val="00F41A54"/>
    <w:rsid w:val="00F4235A"/>
    <w:rsid w:val="00F427C3"/>
    <w:rsid w:val="00F42880"/>
    <w:rsid w:val="00F42C68"/>
    <w:rsid w:val="00F437EE"/>
    <w:rsid w:val="00F44744"/>
    <w:rsid w:val="00F44F0A"/>
    <w:rsid w:val="00F450C2"/>
    <w:rsid w:val="00F455F5"/>
    <w:rsid w:val="00F4581F"/>
    <w:rsid w:val="00F45A50"/>
    <w:rsid w:val="00F45B75"/>
    <w:rsid w:val="00F45C55"/>
    <w:rsid w:val="00F45FB3"/>
    <w:rsid w:val="00F4667A"/>
    <w:rsid w:val="00F46900"/>
    <w:rsid w:val="00F46D10"/>
    <w:rsid w:val="00F46D30"/>
    <w:rsid w:val="00F47385"/>
    <w:rsid w:val="00F4795C"/>
    <w:rsid w:val="00F47C99"/>
    <w:rsid w:val="00F47E21"/>
    <w:rsid w:val="00F5053C"/>
    <w:rsid w:val="00F505FB"/>
    <w:rsid w:val="00F5080B"/>
    <w:rsid w:val="00F50B30"/>
    <w:rsid w:val="00F513B6"/>
    <w:rsid w:val="00F51766"/>
    <w:rsid w:val="00F51EB7"/>
    <w:rsid w:val="00F521C9"/>
    <w:rsid w:val="00F52393"/>
    <w:rsid w:val="00F5299A"/>
    <w:rsid w:val="00F539E1"/>
    <w:rsid w:val="00F53C82"/>
    <w:rsid w:val="00F54016"/>
    <w:rsid w:val="00F5414A"/>
    <w:rsid w:val="00F5498D"/>
    <w:rsid w:val="00F54FAA"/>
    <w:rsid w:val="00F56067"/>
    <w:rsid w:val="00F56112"/>
    <w:rsid w:val="00F56E6B"/>
    <w:rsid w:val="00F56FAC"/>
    <w:rsid w:val="00F57070"/>
    <w:rsid w:val="00F571FB"/>
    <w:rsid w:val="00F5751D"/>
    <w:rsid w:val="00F57B02"/>
    <w:rsid w:val="00F57CEB"/>
    <w:rsid w:val="00F604F1"/>
    <w:rsid w:val="00F605BF"/>
    <w:rsid w:val="00F6096B"/>
    <w:rsid w:val="00F60B4B"/>
    <w:rsid w:val="00F615DE"/>
    <w:rsid w:val="00F617C5"/>
    <w:rsid w:val="00F62501"/>
    <w:rsid w:val="00F62EF1"/>
    <w:rsid w:val="00F636FE"/>
    <w:rsid w:val="00F64146"/>
    <w:rsid w:val="00F64289"/>
    <w:rsid w:val="00F65549"/>
    <w:rsid w:val="00F65D88"/>
    <w:rsid w:val="00F66350"/>
    <w:rsid w:val="00F66445"/>
    <w:rsid w:val="00F66985"/>
    <w:rsid w:val="00F677C0"/>
    <w:rsid w:val="00F702EF"/>
    <w:rsid w:val="00F7066E"/>
    <w:rsid w:val="00F7096D"/>
    <w:rsid w:val="00F70DE0"/>
    <w:rsid w:val="00F713E4"/>
    <w:rsid w:val="00F72279"/>
    <w:rsid w:val="00F725AD"/>
    <w:rsid w:val="00F72BF2"/>
    <w:rsid w:val="00F735FA"/>
    <w:rsid w:val="00F73E96"/>
    <w:rsid w:val="00F749C9"/>
    <w:rsid w:val="00F759C8"/>
    <w:rsid w:val="00F75DFA"/>
    <w:rsid w:val="00F762FD"/>
    <w:rsid w:val="00F7707F"/>
    <w:rsid w:val="00F772B5"/>
    <w:rsid w:val="00F7780C"/>
    <w:rsid w:val="00F778FB"/>
    <w:rsid w:val="00F77A29"/>
    <w:rsid w:val="00F807E9"/>
    <w:rsid w:val="00F80D4C"/>
    <w:rsid w:val="00F80DCA"/>
    <w:rsid w:val="00F82017"/>
    <w:rsid w:val="00F8207F"/>
    <w:rsid w:val="00F83189"/>
    <w:rsid w:val="00F8450B"/>
    <w:rsid w:val="00F85877"/>
    <w:rsid w:val="00F85C62"/>
    <w:rsid w:val="00F85E41"/>
    <w:rsid w:val="00F8664D"/>
    <w:rsid w:val="00F869E0"/>
    <w:rsid w:val="00F86C4A"/>
    <w:rsid w:val="00F8721B"/>
    <w:rsid w:val="00F87822"/>
    <w:rsid w:val="00F87F67"/>
    <w:rsid w:val="00F90715"/>
    <w:rsid w:val="00F90DD0"/>
    <w:rsid w:val="00F91F25"/>
    <w:rsid w:val="00F927F8"/>
    <w:rsid w:val="00F92813"/>
    <w:rsid w:val="00F92974"/>
    <w:rsid w:val="00F9457A"/>
    <w:rsid w:val="00F945C4"/>
    <w:rsid w:val="00F946F0"/>
    <w:rsid w:val="00F947F5"/>
    <w:rsid w:val="00F94ADA"/>
    <w:rsid w:val="00F95D37"/>
    <w:rsid w:val="00F961B2"/>
    <w:rsid w:val="00F96475"/>
    <w:rsid w:val="00F96490"/>
    <w:rsid w:val="00F96690"/>
    <w:rsid w:val="00F96738"/>
    <w:rsid w:val="00F96BF4"/>
    <w:rsid w:val="00FA069B"/>
    <w:rsid w:val="00FA09DF"/>
    <w:rsid w:val="00FA1495"/>
    <w:rsid w:val="00FA20A5"/>
    <w:rsid w:val="00FA276B"/>
    <w:rsid w:val="00FA2A78"/>
    <w:rsid w:val="00FA2E8E"/>
    <w:rsid w:val="00FA45E5"/>
    <w:rsid w:val="00FA4617"/>
    <w:rsid w:val="00FA482E"/>
    <w:rsid w:val="00FA4DD0"/>
    <w:rsid w:val="00FA5A5E"/>
    <w:rsid w:val="00FA67E9"/>
    <w:rsid w:val="00FA694E"/>
    <w:rsid w:val="00FA7503"/>
    <w:rsid w:val="00FA7C88"/>
    <w:rsid w:val="00FB0BEC"/>
    <w:rsid w:val="00FB1D24"/>
    <w:rsid w:val="00FB1D8D"/>
    <w:rsid w:val="00FB2352"/>
    <w:rsid w:val="00FB251C"/>
    <w:rsid w:val="00FB2815"/>
    <w:rsid w:val="00FB2A83"/>
    <w:rsid w:val="00FB346F"/>
    <w:rsid w:val="00FB38D7"/>
    <w:rsid w:val="00FB3C60"/>
    <w:rsid w:val="00FB3F8A"/>
    <w:rsid w:val="00FB412D"/>
    <w:rsid w:val="00FB4473"/>
    <w:rsid w:val="00FB4848"/>
    <w:rsid w:val="00FB4966"/>
    <w:rsid w:val="00FB4B26"/>
    <w:rsid w:val="00FB516C"/>
    <w:rsid w:val="00FB64D7"/>
    <w:rsid w:val="00FB6D1F"/>
    <w:rsid w:val="00FC00A7"/>
    <w:rsid w:val="00FC1547"/>
    <w:rsid w:val="00FC297A"/>
    <w:rsid w:val="00FC29AB"/>
    <w:rsid w:val="00FC34C1"/>
    <w:rsid w:val="00FC36FE"/>
    <w:rsid w:val="00FC3C9A"/>
    <w:rsid w:val="00FC3F9B"/>
    <w:rsid w:val="00FC42DA"/>
    <w:rsid w:val="00FC4D6F"/>
    <w:rsid w:val="00FC5C3C"/>
    <w:rsid w:val="00FC5D74"/>
    <w:rsid w:val="00FC6405"/>
    <w:rsid w:val="00FC66FC"/>
    <w:rsid w:val="00FC7309"/>
    <w:rsid w:val="00FC7710"/>
    <w:rsid w:val="00FD0552"/>
    <w:rsid w:val="00FD20C6"/>
    <w:rsid w:val="00FD294A"/>
    <w:rsid w:val="00FD2A67"/>
    <w:rsid w:val="00FD2E60"/>
    <w:rsid w:val="00FD34F0"/>
    <w:rsid w:val="00FD3C41"/>
    <w:rsid w:val="00FD3FCF"/>
    <w:rsid w:val="00FD428C"/>
    <w:rsid w:val="00FD434E"/>
    <w:rsid w:val="00FD4606"/>
    <w:rsid w:val="00FD556C"/>
    <w:rsid w:val="00FD5700"/>
    <w:rsid w:val="00FD5923"/>
    <w:rsid w:val="00FD5940"/>
    <w:rsid w:val="00FD5971"/>
    <w:rsid w:val="00FD621E"/>
    <w:rsid w:val="00FD76F8"/>
    <w:rsid w:val="00FE02A1"/>
    <w:rsid w:val="00FE0802"/>
    <w:rsid w:val="00FE2116"/>
    <w:rsid w:val="00FE2791"/>
    <w:rsid w:val="00FE2935"/>
    <w:rsid w:val="00FE29DF"/>
    <w:rsid w:val="00FE2E3F"/>
    <w:rsid w:val="00FE306C"/>
    <w:rsid w:val="00FE324D"/>
    <w:rsid w:val="00FE4054"/>
    <w:rsid w:val="00FE47F1"/>
    <w:rsid w:val="00FE483B"/>
    <w:rsid w:val="00FE4B9C"/>
    <w:rsid w:val="00FE51CB"/>
    <w:rsid w:val="00FE65C9"/>
    <w:rsid w:val="00FE708F"/>
    <w:rsid w:val="00FF055E"/>
    <w:rsid w:val="00FF09E4"/>
    <w:rsid w:val="00FF1083"/>
    <w:rsid w:val="00FF1602"/>
    <w:rsid w:val="00FF1906"/>
    <w:rsid w:val="00FF2277"/>
    <w:rsid w:val="00FF2CFB"/>
    <w:rsid w:val="00FF2FE2"/>
    <w:rsid w:val="00FF3661"/>
    <w:rsid w:val="00FF36CD"/>
    <w:rsid w:val="00FF3DE5"/>
    <w:rsid w:val="00FF4B33"/>
    <w:rsid w:val="00FF4D5D"/>
    <w:rsid w:val="00FF56F1"/>
    <w:rsid w:val="00FF6741"/>
    <w:rsid w:val="00FF6A7E"/>
    <w:rsid w:val="00FF791E"/>
    <w:rsid w:val="01697F48"/>
    <w:rsid w:val="01697F5F"/>
    <w:rsid w:val="050EB54D"/>
    <w:rsid w:val="06820A65"/>
    <w:rsid w:val="07968494"/>
    <w:rsid w:val="09475BA5"/>
    <w:rsid w:val="0BB26161"/>
    <w:rsid w:val="0C40DA43"/>
    <w:rsid w:val="0CDD9A22"/>
    <w:rsid w:val="11DCF939"/>
    <w:rsid w:val="124EE327"/>
    <w:rsid w:val="12C3E410"/>
    <w:rsid w:val="12E68C25"/>
    <w:rsid w:val="1393B280"/>
    <w:rsid w:val="14E0446B"/>
    <w:rsid w:val="16AD2918"/>
    <w:rsid w:val="172B8503"/>
    <w:rsid w:val="195344E4"/>
    <w:rsid w:val="1AA23EA9"/>
    <w:rsid w:val="1AC6BF86"/>
    <w:rsid w:val="1B4E4F4C"/>
    <w:rsid w:val="1CBB0425"/>
    <w:rsid w:val="1F148B77"/>
    <w:rsid w:val="1F559311"/>
    <w:rsid w:val="20E5EF59"/>
    <w:rsid w:val="21A7071E"/>
    <w:rsid w:val="229B246F"/>
    <w:rsid w:val="23BFCFD1"/>
    <w:rsid w:val="24490542"/>
    <w:rsid w:val="245D0904"/>
    <w:rsid w:val="28209E32"/>
    <w:rsid w:val="28B95D0E"/>
    <w:rsid w:val="2985AC86"/>
    <w:rsid w:val="29D083A8"/>
    <w:rsid w:val="2A56A990"/>
    <w:rsid w:val="2A803597"/>
    <w:rsid w:val="2FF762EE"/>
    <w:rsid w:val="31AF0A8D"/>
    <w:rsid w:val="31B5E53A"/>
    <w:rsid w:val="3213B315"/>
    <w:rsid w:val="32905D1A"/>
    <w:rsid w:val="32B72B6C"/>
    <w:rsid w:val="335B5616"/>
    <w:rsid w:val="356F1237"/>
    <w:rsid w:val="36BCB0A6"/>
    <w:rsid w:val="378589F5"/>
    <w:rsid w:val="3AEC6E77"/>
    <w:rsid w:val="3C5F6385"/>
    <w:rsid w:val="3EDF7BE7"/>
    <w:rsid w:val="41027CC4"/>
    <w:rsid w:val="4255F900"/>
    <w:rsid w:val="434D74CD"/>
    <w:rsid w:val="45A3F910"/>
    <w:rsid w:val="46F6D65D"/>
    <w:rsid w:val="475621B3"/>
    <w:rsid w:val="4B3BC0DD"/>
    <w:rsid w:val="4BF0CDC7"/>
    <w:rsid w:val="4C6B730D"/>
    <w:rsid w:val="4D86C53D"/>
    <w:rsid w:val="502EDD04"/>
    <w:rsid w:val="50E1C48B"/>
    <w:rsid w:val="5273E6A1"/>
    <w:rsid w:val="598AD185"/>
    <w:rsid w:val="5B883316"/>
    <w:rsid w:val="5C92FBE3"/>
    <w:rsid w:val="609567DF"/>
    <w:rsid w:val="661FD196"/>
    <w:rsid w:val="6652E1F5"/>
    <w:rsid w:val="697BA590"/>
    <w:rsid w:val="699E4856"/>
    <w:rsid w:val="6A84B6D2"/>
    <w:rsid w:val="6D0C0714"/>
    <w:rsid w:val="710FF1B7"/>
    <w:rsid w:val="72774B50"/>
    <w:rsid w:val="73662D42"/>
    <w:rsid w:val="738AF110"/>
    <w:rsid w:val="742C2098"/>
    <w:rsid w:val="743322B4"/>
    <w:rsid w:val="7620A33B"/>
    <w:rsid w:val="76EEDB8A"/>
    <w:rsid w:val="78E45279"/>
    <w:rsid w:val="79CF5B44"/>
    <w:rsid w:val="7A29C8A9"/>
    <w:rsid w:val="7A539963"/>
    <w:rsid w:val="7A6C8D8F"/>
    <w:rsid w:val="7B0AC9AB"/>
    <w:rsid w:val="7E3BC730"/>
    <w:rsid w:val="7EF4F4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CC312"/>
  <w15:chartTrackingRefBased/>
  <w15:docId w15:val="{3744F14F-5710-4EDC-BB7B-19CC5B0928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uiPriority="21" w:qFormat="1"/>
    <w:lsdException w:name="Subtle Reference" w:semiHidden="1" w:unhideWhenUsed="1" w:qFormat="1"/>
    <w:lsdException w:name="Intense Reference" w:uiPriority="32" w:semiHidden="1" w:unhideWhenUsed="1" w:qFormat="1"/>
    <w:lsdException w:name="Book Title"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6719"/>
    <w:pPr>
      <w:spacing w:after="200" w:line="240" w:lineRule="auto"/>
    </w:pPr>
    <w:rPr>
      <w:rFonts w:ascii="Arial" w:hAnsi="Arial"/>
    </w:rPr>
  </w:style>
  <w:style w:type="paragraph" w:styleId="Heading1">
    <w:name w:val="heading 1"/>
    <w:basedOn w:val="Normal"/>
    <w:next w:val="Normal"/>
    <w:link w:val="Heading1Char"/>
    <w:uiPriority w:val="9"/>
    <w:qFormat/>
    <w:rsid w:val="00B80856"/>
    <w:pPr>
      <w:keepNext/>
      <w:keepLines/>
      <w:pageBreakBefore/>
      <w:numPr>
        <w:numId w:val="3"/>
      </w:numPr>
      <w:ind w:left="1134" w:hanging="1134"/>
      <w:outlineLvl w:val="0"/>
    </w:pPr>
    <w:rPr>
      <w:rFonts w:eastAsiaTheme="majorEastAsia" w:cstheme="majorBidi"/>
      <w:b/>
      <w:bCs/>
      <w:color w:val="4F3493"/>
      <w:sz w:val="36"/>
      <w:szCs w:val="36"/>
    </w:rPr>
  </w:style>
  <w:style w:type="paragraph" w:styleId="Heading2">
    <w:name w:val="heading 2"/>
    <w:basedOn w:val="Normal"/>
    <w:next w:val="Normal"/>
    <w:link w:val="Heading2Char"/>
    <w:uiPriority w:val="9"/>
    <w:qFormat/>
    <w:rsid w:val="00B80856"/>
    <w:pPr>
      <w:keepNext/>
      <w:keepLines/>
      <w:numPr>
        <w:ilvl w:val="1"/>
        <w:numId w:val="3"/>
      </w:numPr>
      <w:spacing w:before="200"/>
      <w:ind w:left="1134" w:hanging="1134"/>
      <w:outlineLvl w:val="1"/>
    </w:pPr>
    <w:rPr>
      <w:rFonts w:eastAsiaTheme="majorEastAsia" w:cstheme="majorBidi"/>
      <w:b/>
      <w:bCs/>
      <w:color w:val="4F3493"/>
      <w:sz w:val="32"/>
      <w:szCs w:val="28"/>
    </w:rPr>
  </w:style>
  <w:style w:type="paragraph" w:styleId="Heading3">
    <w:name w:val="heading 3"/>
    <w:basedOn w:val="Normal"/>
    <w:next w:val="Normal"/>
    <w:link w:val="Heading3Char"/>
    <w:uiPriority w:val="9"/>
    <w:qFormat/>
    <w:rsid w:val="00B80856"/>
    <w:pPr>
      <w:keepNext/>
      <w:keepLines/>
      <w:numPr>
        <w:ilvl w:val="2"/>
        <w:numId w:val="3"/>
      </w:numPr>
      <w:spacing w:before="200"/>
      <w:ind w:left="1134" w:hanging="1134"/>
      <w:outlineLvl w:val="2"/>
    </w:pPr>
    <w:rPr>
      <w:rFonts w:eastAsiaTheme="majorEastAsia" w:cstheme="majorBidi"/>
      <w:b/>
      <w:bCs/>
      <w:color w:val="4F3493"/>
      <w:sz w:val="28"/>
    </w:rPr>
  </w:style>
  <w:style w:type="paragraph" w:styleId="Heading4">
    <w:name w:val="heading 4"/>
    <w:basedOn w:val="Normal"/>
    <w:next w:val="Normal"/>
    <w:link w:val="Heading4Char"/>
    <w:uiPriority w:val="9"/>
    <w:qFormat/>
    <w:rsid w:val="00B80856"/>
    <w:pPr>
      <w:keepNext/>
      <w:keepLines/>
      <w:numPr>
        <w:ilvl w:val="3"/>
        <w:numId w:val="3"/>
      </w:numPr>
      <w:spacing w:before="200"/>
      <w:ind w:left="1134" w:hanging="1134"/>
      <w:outlineLvl w:val="3"/>
    </w:pPr>
    <w:rPr>
      <w:rFonts w:eastAsiaTheme="majorEastAsia" w:cstheme="majorBidi"/>
      <w:b/>
      <w:bCs/>
      <w:iCs/>
      <w:color w:val="4F3493"/>
      <w:sz w:val="24"/>
    </w:rPr>
  </w:style>
  <w:style w:type="paragraph" w:styleId="Heading5">
    <w:name w:val="heading 5"/>
    <w:basedOn w:val="Normal"/>
    <w:next w:val="Normal"/>
    <w:link w:val="Heading5Char"/>
    <w:uiPriority w:val="9"/>
    <w:qFormat/>
    <w:rsid w:val="00B80856"/>
    <w:pPr>
      <w:keepNext/>
      <w:keepLines/>
      <w:numPr>
        <w:ilvl w:val="4"/>
        <w:numId w:val="3"/>
      </w:numPr>
      <w:spacing w:before="200"/>
      <w:ind w:left="1134" w:hanging="1134"/>
      <w:outlineLvl w:val="4"/>
    </w:pPr>
    <w:rPr>
      <w:rFonts w:eastAsiaTheme="majorEastAsia" w:cstheme="majorBidi"/>
      <w:b/>
      <w:i/>
      <w:color w:val="4F3493"/>
      <w:sz w:val="24"/>
    </w:rPr>
  </w:style>
  <w:style w:type="paragraph" w:styleId="Heading6">
    <w:name w:val="heading 6"/>
    <w:basedOn w:val="Normal"/>
    <w:next w:val="Normal"/>
    <w:link w:val="Heading6Char"/>
    <w:uiPriority w:val="9"/>
    <w:qFormat/>
    <w:rsid w:val="00D00FAC"/>
    <w:pPr>
      <w:keepNext/>
      <w:keepLines/>
      <w:numPr>
        <w:ilvl w:val="5"/>
        <w:numId w:val="3"/>
      </w:numPr>
      <w:spacing w:before="200"/>
      <w:ind w:left="1701" w:hanging="1701"/>
      <w:outlineLvl w:val="5"/>
    </w:pPr>
    <w:rPr>
      <w:rFonts w:eastAsiaTheme="majorEastAsia" w:cstheme="majorBidi"/>
      <w:i/>
      <w:iCs/>
      <w:color w:val="4F3493"/>
    </w:rPr>
  </w:style>
  <w:style w:type="paragraph" w:styleId="Heading7">
    <w:name w:val="heading 7"/>
    <w:basedOn w:val="Normal"/>
    <w:next w:val="Normal"/>
    <w:link w:val="Heading7Char"/>
    <w:uiPriority w:val="9"/>
    <w:qFormat/>
    <w:rsid w:val="00D00FAC"/>
    <w:pPr>
      <w:keepNext/>
      <w:keepLines/>
      <w:numPr>
        <w:ilvl w:val="6"/>
        <w:numId w:val="3"/>
      </w:numPr>
      <w:spacing w:before="200"/>
      <w:ind w:left="1701" w:hanging="1701"/>
      <w:outlineLvl w:val="6"/>
    </w:pPr>
    <w:rPr>
      <w:rFonts w:eastAsiaTheme="majorEastAsia" w:cstheme="majorBidi"/>
      <w:i/>
      <w:iCs/>
      <w:color w:val="4F3493"/>
    </w:rPr>
  </w:style>
  <w:style w:type="paragraph" w:styleId="Heading8">
    <w:name w:val="heading 8"/>
    <w:basedOn w:val="Normal"/>
    <w:next w:val="Normal"/>
    <w:link w:val="Heading8Char"/>
    <w:uiPriority w:val="9"/>
    <w:qFormat/>
    <w:rsid w:val="00D00FAC"/>
    <w:pPr>
      <w:keepNext/>
      <w:keepLines/>
      <w:numPr>
        <w:ilvl w:val="7"/>
        <w:numId w:val="3"/>
      </w:numPr>
      <w:spacing w:before="200"/>
      <w:ind w:left="1701" w:hanging="1701"/>
      <w:outlineLvl w:val="7"/>
    </w:pPr>
    <w:rPr>
      <w:rFonts w:eastAsiaTheme="majorEastAsia" w:cstheme="majorBidi"/>
      <w:i/>
      <w:color w:val="4F3493"/>
      <w:szCs w:val="20"/>
    </w:rPr>
  </w:style>
  <w:style w:type="paragraph" w:styleId="Heading9">
    <w:name w:val="heading 9"/>
    <w:basedOn w:val="Normal"/>
    <w:next w:val="Normal"/>
    <w:link w:val="Heading9Char"/>
    <w:uiPriority w:val="9"/>
    <w:qFormat/>
    <w:rsid w:val="00D00FAC"/>
    <w:pPr>
      <w:keepNext/>
      <w:keepLines/>
      <w:numPr>
        <w:ilvl w:val="8"/>
        <w:numId w:val="3"/>
      </w:numPr>
      <w:spacing w:before="200"/>
      <w:ind w:left="1701" w:hanging="1701"/>
      <w:outlineLvl w:val="8"/>
    </w:pPr>
    <w:rPr>
      <w:rFonts w:eastAsiaTheme="majorEastAsia" w:cstheme="majorBidi"/>
      <w:i/>
      <w:iCs/>
      <w:color w:val="4F3493"/>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numbREQ" w:customStyle="1">
    <w:name w:val="numbREQ"/>
    <w:basedOn w:val="NoList"/>
    <w:uiPriority w:val="99"/>
    <w:rsid w:val="004D2E4E"/>
    <w:pPr>
      <w:numPr>
        <w:numId w:val="1"/>
      </w:numPr>
    </w:pPr>
  </w:style>
  <w:style w:type="paragraph" w:styleId="Header">
    <w:name w:val="header"/>
    <w:basedOn w:val="Normal"/>
    <w:link w:val="HeaderChar"/>
    <w:uiPriority w:val="99"/>
    <w:rsid w:val="00273380"/>
    <w:pPr>
      <w:spacing w:after="0"/>
    </w:pPr>
    <w:rPr>
      <w:sz w:val="18"/>
    </w:rPr>
  </w:style>
  <w:style w:type="character" w:styleId="HeaderChar" w:customStyle="1">
    <w:name w:val="Header Char"/>
    <w:basedOn w:val="DefaultParagraphFont"/>
    <w:link w:val="Header"/>
    <w:uiPriority w:val="99"/>
    <w:rsid w:val="00F92813"/>
    <w:rPr>
      <w:rFonts w:ascii="Arial" w:hAnsi="Arial"/>
      <w:sz w:val="18"/>
    </w:rPr>
  </w:style>
  <w:style w:type="paragraph" w:styleId="Footer">
    <w:name w:val="footer"/>
    <w:basedOn w:val="Normal"/>
    <w:link w:val="FooterChar"/>
    <w:uiPriority w:val="99"/>
    <w:rsid w:val="00273380"/>
    <w:pPr>
      <w:spacing w:after="0"/>
    </w:pPr>
    <w:rPr>
      <w:sz w:val="18"/>
    </w:rPr>
  </w:style>
  <w:style w:type="character" w:styleId="FooterChar" w:customStyle="1">
    <w:name w:val="Footer Char"/>
    <w:basedOn w:val="DefaultParagraphFont"/>
    <w:link w:val="Footer"/>
    <w:uiPriority w:val="99"/>
    <w:rsid w:val="00F92813"/>
    <w:rPr>
      <w:rFonts w:ascii="Arial" w:hAnsi="Arial"/>
      <w:sz w:val="18"/>
    </w:rPr>
  </w:style>
  <w:style w:type="table" w:styleId="TableGrid">
    <w:name w:val="Table Grid"/>
    <w:basedOn w:val="TableNormal"/>
    <w:uiPriority w:val="39"/>
    <w:rsid w:val="005E47E1"/>
    <w:pPr>
      <w:spacing w:after="0" w:line="240" w:lineRule="auto"/>
    </w:pPr>
    <w:tblPr/>
  </w:style>
  <w:style w:type="table" w:styleId="TableGridLight">
    <w:name w:val="Grid Table Light"/>
    <w:basedOn w:val="TableNormal"/>
    <w:uiPriority w:val="40"/>
    <w:rsid w:val="005E47E1"/>
    <w:pPr>
      <w:spacing w:after="0" w:line="240" w:lineRule="auto"/>
    </w:pPr>
    <w:tblPr/>
  </w:style>
  <w:style w:type="character" w:styleId="Heading1Char" w:customStyle="1">
    <w:name w:val="Heading 1 Char"/>
    <w:basedOn w:val="DefaultParagraphFont"/>
    <w:link w:val="Heading1"/>
    <w:uiPriority w:val="9"/>
    <w:rsid w:val="00B80856"/>
    <w:rPr>
      <w:rFonts w:ascii="Arial" w:hAnsi="Arial" w:eastAsiaTheme="majorEastAsia" w:cstheme="majorBidi"/>
      <w:b/>
      <w:bCs/>
      <w:color w:val="4F3493"/>
      <w:sz w:val="36"/>
      <w:szCs w:val="36"/>
    </w:rPr>
  </w:style>
  <w:style w:type="character" w:styleId="Heading2Char" w:customStyle="1">
    <w:name w:val="Heading 2 Char"/>
    <w:basedOn w:val="DefaultParagraphFont"/>
    <w:link w:val="Heading2"/>
    <w:uiPriority w:val="9"/>
    <w:rsid w:val="00B80856"/>
    <w:rPr>
      <w:rFonts w:ascii="Arial" w:hAnsi="Arial" w:eastAsiaTheme="majorEastAsia" w:cstheme="majorBidi"/>
      <w:b/>
      <w:bCs/>
      <w:color w:val="4F3493"/>
      <w:sz w:val="32"/>
      <w:szCs w:val="28"/>
    </w:rPr>
  </w:style>
  <w:style w:type="character" w:styleId="Heading3Char" w:customStyle="1">
    <w:name w:val="Heading 3 Char"/>
    <w:basedOn w:val="DefaultParagraphFont"/>
    <w:link w:val="Heading3"/>
    <w:uiPriority w:val="9"/>
    <w:rsid w:val="00B80856"/>
    <w:rPr>
      <w:rFonts w:ascii="Arial" w:hAnsi="Arial" w:eastAsiaTheme="majorEastAsia" w:cstheme="majorBidi"/>
      <w:b/>
      <w:bCs/>
      <w:color w:val="4F3493"/>
      <w:sz w:val="28"/>
    </w:rPr>
  </w:style>
  <w:style w:type="character" w:styleId="Heading4Char" w:customStyle="1">
    <w:name w:val="Heading 4 Char"/>
    <w:basedOn w:val="DefaultParagraphFont"/>
    <w:link w:val="Heading4"/>
    <w:uiPriority w:val="9"/>
    <w:rsid w:val="00B80856"/>
    <w:rPr>
      <w:rFonts w:ascii="Arial" w:hAnsi="Arial" w:eastAsiaTheme="majorEastAsia" w:cstheme="majorBidi"/>
      <w:b/>
      <w:bCs/>
      <w:iCs/>
      <w:color w:val="4F3493"/>
      <w:sz w:val="24"/>
    </w:rPr>
  </w:style>
  <w:style w:type="character" w:styleId="Heading5Char" w:customStyle="1">
    <w:name w:val="Heading 5 Char"/>
    <w:basedOn w:val="DefaultParagraphFont"/>
    <w:link w:val="Heading5"/>
    <w:uiPriority w:val="9"/>
    <w:rsid w:val="00B80856"/>
    <w:rPr>
      <w:rFonts w:ascii="Arial" w:hAnsi="Arial" w:eastAsiaTheme="majorEastAsia" w:cstheme="majorBidi"/>
      <w:b/>
      <w:i/>
      <w:color w:val="4F3493"/>
      <w:sz w:val="24"/>
    </w:rPr>
  </w:style>
  <w:style w:type="character" w:styleId="Heading6Char" w:customStyle="1">
    <w:name w:val="Heading 6 Char"/>
    <w:basedOn w:val="DefaultParagraphFont"/>
    <w:link w:val="Heading6"/>
    <w:uiPriority w:val="9"/>
    <w:rsid w:val="00D00FAC"/>
    <w:rPr>
      <w:rFonts w:ascii="Arial" w:hAnsi="Arial" w:eastAsiaTheme="majorEastAsia" w:cstheme="majorBidi"/>
      <w:i/>
      <w:iCs/>
      <w:color w:val="4F3493"/>
    </w:rPr>
  </w:style>
  <w:style w:type="character" w:styleId="Heading7Char" w:customStyle="1">
    <w:name w:val="Heading 7 Char"/>
    <w:basedOn w:val="DefaultParagraphFont"/>
    <w:link w:val="Heading7"/>
    <w:uiPriority w:val="9"/>
    <w:rsid w:val="00D00FAC"/>
    <w:rPr>
      <w:rFonts w:ascii="Arial" w:hAnsi="Arial" w:eastAsiaTheme="majorEastAsia" w:cstheme="majorBidi"/>
      <w:i/>
      <w:iCs/>
      <w:color w:val="4F3493"/>
    </w:rPr>
  </w:style>
  <w:style w:type="character" w:styleId="Heading8Char" w:customStyle="1">
    <w:name w:val="Heading 8 Char"/>
    <w:basedOn w:val="DefaultParagraphFont"/>
    <w:link w:val="Heading8"/>
    <w:uiPriority w:val="9"/>
    <w:rsid w:val="00D00FAC"/>
    <w:rPr>
      <w:rFonts w:ascii="Arial" w:hAnsi="Arial" w:eastAsiaTheme="majorEastAsia" w:cstheme="majorBidi"/>
      <w:i/>
      <w:color w:val="4F3493"/>
      <w:szCs w:val="20"/>
    </w:rPr>
  </w:style>
  <w:style w:type="character" w:styleId="Heading9Char" w:customStyle="1">
    <w:name w:val="Heading 9 Char"/>
    <w:basedOn w:val="DefaultParagraphFont"/>
    <w:link w:val="Heading9"/>
    <w:uiPriority w:val="9"/>
    <w:rsid w:val="00D00FAC"/>
    <w:rPr>
      <w:rFonts w:ascii="Arial" w:hAnsi="Arial" w:eastAsiaTheme="majorEastAsia" w:cstheme="majorBidi"/>
      <w:i/>
      <w:iCs/>
      <w:color w:val="4F3493"/>
      <w:szCs w:val="20"/>
    </w:rPr>
  </w:style>
  <w:style w:type="paragraph" w:styleId="Caption">
    <w:name w:val="caption"/>
    <w:basedOn w:val="Normal"/>
    <w:next w:val="Normal"/>
    <w:uiPriority w:val="35"/>
    <w:qFormat/>
    <w:rsid w:val="00A6084D"/>
    <w:pPr>
      <w:ind w:left="907" w:hanging="907"/>
    </w:pPr>
    <w:rPr>
      <w:i/>
      <w:iCs/>
      <w:szCs w:val="18"/>
    </w:rPr>
  </w:style>
  <w:style w:type="paragraph" w:styleId="Title">
    <w:name w:val="Title"/>
    <w:basedOn w:val="Normal"/>
    <w:next w:val="Normal"/>
    <w:link w:val="TitleChar"/>
    <w:uiPriority w:val="10"/>
    <w:qFormat/>
    <w:rsid w:val="00A6084D"/>
    <w:pPr>
      <w:pageBreakBefore/>
      <w:contextualSpacing/>
    </w:pPr>
    <w:rPr>
      <w:rFonts w:eastAsiaTheme="majorEastAsia" w:cstheme="majorBidi"/>
      <w:sz w:val="40"/>
      <w:szCs w:val="56"/>
    </w:rPr>
  </w:style>
  <w:style w:type="character" w:styleId="TitleChar" w:customStyle="1">
    <w:name w:val="Title Char"/>
    <w:basedOn w:val="DefaultParagraphFont"/>
    <w:link w:val="Title"/>
    <w:uiPriority w:val="10"/>
    <w:rsid w:val="00A6084D"/>
    <w:rPr>
      <w:rFonts w:ascii="Arial" w:hAnsi="Arial" w:eastAsiaTheme="majorEastAsia" w:cstheme="majorBidi"/>
      <w:sz w:val="40"/>
      <w:szCs w:val="56"/>
    </w:rPr>
  </w:style>
  <w:style w:type="paragraph" w:styleId="Subtitle">
    <w:name w:val="Subtitle"/>
    <w:basedOn w:val="Normal"/>
    <w:next w:val="Normal"/>
    <w:link w:val="SubtitleChar"/>
    <w:uiPriority w:val="11"/>
    <w:qFormat/>
    <w:rsid w:val="00A6084D"/>
    <w:pPr>
      <w:numPr>
        <w:ilvl w:val="1"/>
      </w:numPr>
    </w:pPr>
    <w:rPr>
      <w:caps/>
      <w:spacing w:val="10"/>
      <w:sz w:val="24"/>
    </w:rPr>
  </w:style>
  <w:style w:type="character" w:styleId="SubtitleChar" w:customStyle="1">
    <w:name w:val="Subtitle Char"/>
    <w:basedOn w:val="DefaultParagraphFont"/>
    <w:link w:val="Subtitle"/>
    <w:uiPriority w:val="11"/>
    <w:rsid w:val="00A6084D"/>
    <w:rPr>
      <w:rFonts w:ascii="Arial" w:hAnsi="Arial"/>
      <w:caps/>
      <w:spacing w:val="10"/>
      <w:sz w:val="24"/>
    </w:rPr>
  </w:style>
  <w:style w:type="character" w:styleId="Strong">
    <w:name w:val="Strong"/>
    <w:basedOn w:val="DefaultParagraphFont"/>
    <w:uiPriority w:val="2"/>
    <w:qFormat/>
    <w:rsid w:val="00A6084D"/>
    <w:rPr>
      <w:b/>
      <w:bCs/>
      <w:color w:val="auto"/>
    </w:rPr>
  </w:style>
  <w:style w:type="character" w:styleId="Emphasis">
    <w:name w:val="Emphasis"/>
    <w:basedOn w:val="DefaultParagraphFont"/>
    <w:uiPriority w:val="3"/>
    <w:qFormat/>
    <w:rsid w:val="00A6084D"/>
    <w:rPr>
      <w:i/>
      <w:iCs/>
      <w:color w:val="auto"/>
    </w:rPr>
  </w:style>
  <w:style w:type="paragraph" w:styleId="NoSpacing">
    <w:name w:val="No Spacing"/>
    <w:link w:val="NoSpacingChar"/>
    <w:uiPriority w:val="99"/>
    <w:semiHidden/>
    <w:qFormat/>
    <w:rsid w:val="00A6084D"/>
    <w:pPr>
      <w:spacing w:after="0" w:line="240" w:lineRule="auto"/>
    </w:pPr>
  </w:style>
  <w:style w:type="paragraph" w:styleId="Quote">
    <w:name w:val="Quote"/>
    <w:basedOn w:val="Normal"/>
    <w:next w:val="Normal"/>
    <w:link w:val="QuoteChar"/>
    <w:uiPriority w:val="29"/>
    <w:qFormat/>
    <w:rsid w:val="00A6084D"/>
    <w:pPr>
      <w:spacing w:before="160"/>
      <w:ind w:left="720" w:right="720"/>
    </w:pPr>
    <w:rPr>
      <w:i/>
      <w:iCs/>
      <w:color w:val="000000" w:themeColor="text1"/>
    </w:rPr>
  </w:style>
  <w:style w:type="character" w:styleId="QuoteChar" w:customStyle="1">
    <w:name w:val="Quote Char"/>
    <w:basedOn w:val="DefaultParagraphFont"/>
    <w:link w:val="Quote"/>
    <w:uiPriority w:val="29"/>
    <w:rsid w:val="00A6084D"/>
    <w:rPr>
      <w:rFonts w:ascii="Arial" w:hAnsi="Arial"/>
      <w:i/>
      <w:iCs/>
      <w:color w:val="000000" w:themeColor="text1"/>
    </w:rPr>
  </w:style>
  <w:style w:type="paragraph" w:styleId="IntenseQuote">
    <w:name w:val="Intense Quote"/>
    <w:basedOn w:val="Normal"/>
    <w:next w:val="Normal"/>
    <w:link w:val="IntenseQuoteChar"/>
    <w:uiPriority w:val="30"/>
    <w:qFormat/>
    <w:rsid w:val="00A6084D"/>
    <w:pPr>
      <w:pBdr>
        <w:top w:val="single" w:color="F2F2F2" w:themeColor="background1" w:themeShade="F2" w:sz="24" w:space="1"/>
        <w:bottom w:val="single" w:color="F2F2F2" w:themeColor="background1" w:themeShade="F2" w:sz="24" w:space="1"/>
      </w:pBdr>
      <w:shd w:val="clear" w:color="auto" w:fill="F2F2F2" w:themeFill="background1" w:themeFillShade="F2"/>
      <w:spacing w:before="240" w:after="240"/>
      <w:ind w:left="936" w:right="936"/>
      <w:jc w:val="center"/>
    </w:pPr>
    <w:rPr>
      <w:color w:val="000000" w:themeColor="text1"/>
    </w:rPr>
  </w:style>
  <w:style w:type="character" w:styleId="IntenseQuoteChar" w:customStyle="1">
    <w:name w:val="Intense Quote Char"/>
    <w:basedOn w:val="DefaultParagraphFont"/>
    <w:link w:val="IntenseQuote"/>
    <w:uiPriority w:val="30"/>
    <w:rsid w:val="00A6084D"/>
    <w:rPr>
      <w:rFonts w:ascii="Arial" w:hAnsi="Arial"/>
      <w:color w:val="000000" w:themeColor="text1"/>
      <w:shd w:val="clear" w:color="auto" w:fill="F2F2F2" w:themeFill="background1" w:themeFillShade="F2"/>
    </w:rPr>
  </w:style>
  <w:style w:type="character" w:styleId="SubtleEmphasis">
    <w:name w:val="Subtle Emphasis"/>
    <w:basedOn w:val="DefaultParagraphFont"/>
    <w:uiPriority w:val="99"/>
    <w:semiHidden/>
    <w:qFormat/>
    <w:rsid w:val="00A6084D"/>
    <w:rPr>
      <w:i/>
      <w:iCs/>
      <w:color w:val="404040" w:themeColor="text1" w:themeTint="BF"/>
    </w:rPr>
  </w:style>
  <w:style w:type="character" w:styleId="IntenseEmphasis">
    <w:name w:val="Intense Emphasis"/>
    <w:basedOn w:val="DefaultParagraphFont"/>
    <w:uiPriority w:val="21"/>
    <w:qFormat/>
    <w:rsid w:val="00A6084D"/>
    <w:rPr>
      <w:b/>
      <w:bCs/>
      <w:i/>
      <w:iCs/>
      <w:caps/>
    </w:rPr>
  </w:style>
  <w:style w:type="character" w:styleId="SubtleReference">
    <w:name w:val="Subtle Reference"/>
    <w:basedOn w:val="DefaultParagraphFont"/>
    <w:uiPriority w:val="99"/>
    <w:semiHidden/>
    <w:qFormat/>
    <w:rsid w:val="00A6084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6084D"/>
    <w:rPr>
      <w:b/>
      <w:bCs/>
      <w:smallCaps/>
      <w:u w:val="single"/>
    </w:rPr>
  </w:style>
  <w:style w:type="character" w:styleId="BookTitle">
    <w:name w:val="Book Title"/>
    <w:basedOn w:val="DefaultParagraphFont"/>
    <w:uiPriority w:val="99"/>
    <w:semiHidden/>
    <w:qFormat/>
    <w:rsid w:val="00A6084D"/>
    <w:rPr>
      <w:b w:val="0"/>
      <w:bCs w:val="0"/>
      <w:smallCaps/>
      <w:spacing w:val="5"/>
    </w:rPr>
  </w:style>
  <w:style w:type="paragraph" w:styleId="TOCHeading">
    <w:name w:val="TOC Heading"/>
    <w:basedOn w:val="Heading1"/>
    <w:next w:val="Normal"/>
    <w:uiPriority w:val="39"/>
    <w:unhideWhenUsed/>
    <w:qFormat/>
    <w:rsid w:val="00A6084D"/>
    <w:pPr>
      <w:ind w:left="567" w:hanging="567"/>
      <w:outlineLvl w:val="9"/>
    </w:pPr>
  </w:style>
  <w:style w:type="character" w:styleId="NoSpacingChar" w:customStyle="1">
    <w:name w:val="No Spacing Char"/>
    <w:basedOn w:val="DefaultParagraphFont"/>
    <w:link w:val="NoSpacing"/>
    <w:uiPriority w:val="99"/>
    <w:semiHidden/>
    <w:rsid w:val="00A6084D"/>
  </w:style>
  <w:style w:type="paragraph" w:styleId="FiguresEquations" w:customStyle="1">
    <w:name w:val="FiguresEquations"/>
    <w:basedOn w:val="Normal"/>
    <w:next w:val="Normal"/>
    <w:uiPriority w:val="32"/>
    <w:qFormat/>
    <w:rsid w:val="00A6084D"/>
    <w:pPr>
      <w:pBdr>
        <w:top w:val="single" w:color="auto" w:sz="4" w:space="5"/>
        <w:left w:val="single" w:color="auto" w:sz="4" w:space="5"/>
        <w:bottom w:val="single" w:color="auto" w:sz="4" w:space="5"/>
        <w:right w:val="single" w:color="auto" w:sz="4" w:space="5"/>
      </w:pBdr>
    </w:pPr>
  </w:style>
  <w:style w:type="table" w:styleId="GridTable1Light">
    <w:name w:val="Grid Table 1 Light"/>
    <w:basedOn w:val="TableNormal"/>
    <w:uiPriority w:val="46"/>
    <w:rsid w:val="00FA20A5"/>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XPERITableTheme" w:customStyle="1">
    <w:name w:val="XPERI Table Theme"/>
    <w:basedOn w:val="TableTheme"/>
    <w:uiPriority w:val="99"/>
    <w:rsid w:val="00F75DFA"/>
    <w:pPr>
      <w:spacing w:after="0"/>
    </w:pPr>
    <w:tblPr/>
    <w:tcPr>
      <w:tcBorders>
        <w:top w:val="single" w:color="auto" w:sz="4" w:space="0"/>
        <w:left w:val="single" w:color="auto" w:sz="4" w:space="0"/>
        <w:bottom w:val="single" w:color="auto" w:sz="4" w:space="0"/>
        <w:right w:val="single" w:color="auto" w:sz="4" w:space="0"/>
        <w:insideH w:val="nil"/>
        <w:insideV w:val="nil"/>
        <w:tl2br w:val="nil"/>
        <w:tr2bl w:val="nil"/>
      </w:tcBorders>
      <w:shd w:val="clear" w:color="auto" w:fill="D9D0EE" w:themeFill="accent1" w:themeFillTint="33"/>
    </w:tcPr>
    <w:tblStylePr w:type="firstRow">
      <w:pPr>
        <w:jc w:val="left"/>
      </w:pPr>
      <w:rPr>
        <w:b/>
      </w:rPr>
    </w:tblStylePr>
  </w:style>
  <w:style w:type="paragraph" w:styleId="TableHeading" w:customStyle="1">
    <w:name w:val="Table Heading"/>
    <w:basedOn w:val="Normal"/>
    <w:next w:val="Normal"/>
    <w:uiPriority w:val="6"/>
    <w:qFormat/>
    <w:rsid w:val="00A6084D"/>
    <w:pPr>
      <w:spacing w:after="0"/>
    </w:pPr>
  </w:style>
  <w:style w:type="paragraph" w:styleId="References" w:customStyle="1">
    <w:name w:val="References"/>
    <w:basedOn w:val="Normal"/>
    <w:next w:val="Normal"/>
    <w:uiPriority w:val="7"/>
    <w:qFormat/>
    <w:rsid w:val="005971D6"/>
    <w:pPr>
      <w:numPr>
        <w:numId w:val="4"/>
      </w:numPr>
      <w:ind w:left="567" w:hanging="567"/>
    </w:pPr>
  </w:style>
  <w:style w:type="table" w:styleId="TableTheme">
    <w:name w:val="Table Theme"/>
    <w:basedOn w:val="TableNormal"/>
    <w:uiPriority w:val="99"/>
    <w:semiHidden/>
    <w:unhideWhenUsed/>
    <w:rsid w:val="00D07073"/>
    <w:pPr>
      <w:spacing w:after="200" w:line="240" w:lineRule="auto"/>
    </w:pPr>
    <w:tblPr/>
  </w:style>
  <w:style w:type="paragraph" w:styleId="BalloonText">
    <w:name w:val="Balloon Text"/>
    <w:basedOn w:val="Normal"/>
    <w:link w:val="BalloonTextChar"/>
    <w:uiPriority w:val="99"/>
    <w:semiHidden/>
    <w:unhideWhenUsed/>
    <w:rsid w:val="00CE7191"/>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E7191"/>
    <w:rPr>
      <w:rFonts w:ascii="Segoe UI" w:hAnsi="Segoe UI" w:cs="Segoe UI"/>
      <w:sz w:val="18"/>
      <w:szCs w:val="18"/>
    </w:rPr>
  </w:style>
  <w:style w:type="paragraph" w:styleId="Code" w:customStyle="1">
    <w:name w:val="Code"/>
    <w:basedOn w:val="Normal"/>
    <w:link w:val="CodeChar"/>
    <w:uiPriority w:val="1"/>
    <w:qFormat/>
    <w:rsid w:val="00A6084D"/>
    <w:pPr>
      <w:ind w:left="284"/>
    </w:pPr>
    <w:rPr>
      <w:rFonts w:ascii="Courier New" w:hAnsi="Courier New"/>
    </w:rPr>
  </w:style>
  <w:style w:type="paragraph" w:styleId="ListParagraph">
    <w:name w:val="List Paragraph"/>
    <w:basedOn w:val="Normal"/>
    <w:uiPriority w:val="34"/>
    <w:qFormat/>
    <w:rsid w:val="00A6084D"/>
  </w:style>
  <w:style w:type="paragraph" w:styleId="BulletLevel2" w:customStyle="1">
    <w:name w:val="Bullet Level 2"/>
    <w:basedOn w:val="ListParagraph"/>
    <w:uiPriority w:val="31"/>
    <w:qFormat/>
    <w:rsid w:val="00620FAA"/>
    <w:pPr>
      <w:numPr>
        <w:numId w:val="5"/>
      </w:numPr>
      <w:ind w:left="924" w:hanging="357"/>
    </w:pPr>
  </w:style>
  <w:style w:type="paragraph" w:styleId="BulletLevel1" w:customStyle="1">
    <w:name w:val="Bullet Level 1"/>
    <w:basedOn w:val="ListParagraph"/>
    <w:uiPriority w:val="30"/>
    <w:qFormat/>
    <w:rsid w:val="00620FAA"/>
    <w:pPr>
      <w:numPr>
        <w:numId w:val="6"/>
      </w:numPr>
      <w:ind w:left="641" w:hanging="357"/>
    </w:pPr>
  </w:style>
  <w:style w:type="paragraph" w:styleId="NumberedList" w:customStyle="1">
    <w:name w:val="Numbered List"/>
    <w:basedOn w:val="ListParagraph"/>
    <w:uiPriority w:val="18"/>
    <w:qFormat/>
    <w:rsid w:val="00A8700D"/>
    <w:pPr>
      <w:numPr>
        <w:numId w:val="7"/>
      </w:numPr>
      <w:ind w:left="851" w:hanging="567"/>
    </w:pPr>
  </w:style>
  <w:style w:type="paragraph" w:styleId="TOC1">
    <w:name w:val="toc 1"/>
    <w:basedOn w:val="Normal"/>
    <w:next w:val="Normal"/>
    <w:autoRedefine/>
    <w:uiPriority w:val="39"/>
    <w:unhideWhenUsed/>
    <w:rsid w:val="00225CC2"/>
    <w:pPr>
      <w:spacing w:after="100"/>
      <w:ind w:left="567" w:hanging="567"/>
    </w:pPr>
    <w:rPr>
      <w:sz w:val="28"/>
    </w:rPr>
  </w:style>
  <w:style w:type="paragraph" w:styleId="TOC2">
    <w:name w:val="toc 2"/>
    <w:basedOn w:val="Normal"/>
    <w:next w:val="Normal"/>
    <w:autoRedefine/>
    <w:uiPriority w:val="39"/>
    <w:unhideWhenUsed/>
    <w:rsid w:val="00225CC2"/>
    <w:pPr>
      <w:spacing w:after="100"/>
      <w:ind w:left="851" w:hanging="851"/>
    </w:pPr>
    <w:rPr>
      <w:sz w:val="24"/>
    </w:rPr>
  </w:style>
  <w:style w:type="paragraph" w:styleId="TOC3">
    <w:name w:val="toc 3"/>
    <w:basedOn w:val="Normal"/>
    <w:next w:val="Normal"/>
    <w:autoRedefine/>
    <w:uiPriority w:val="39"/>
    <w:unhideWhenUsed/>
    <w:rsid w:val="00225CC2"/>
    <w:pPr>
      <w:spacing w:after="100"/>
      <w:ind w:left="851" w:hanging="851"/>
    </w:pPr>
    <w:rPr>
      <w:sz w:val="24"/>
    </w:rPr>
  </w:style>
  <w:style w:type="character" w:styleId="Hyperlink">
    <w:name w:val="Hyperlink"/>
    <w:basedOn w:val="DefaultParagraphFont"/>
    <w:uiPriority w:val="99"/>
    <w:unhideWhenUsed/>
    <w:rsid w:val="00371E7A"/>
    <w:rPr>
      <w:color w:val="3333FF" w:themeColor="hyperlink"/>
      <w:u w:val="none"/>
    </w:rPr>
  </w:style>
  <w:style w:type="paragraph" w:styleId="TableofFigures">
    <w:name w:val="table of figures"/>
    <w:basedOn w:val="Normal"/>
    <w:next w:val="Normal"/>
    <w:uiPriority w:val="99"/>
    <w:unhideWhenUsed/>
    <w:rsid w:val="00BC4833"/>
    <w:pPr>
      <w:ind w:left="1134" w:hanging="1134"/>
    </w:pPr>
  </w:style>
  <w:style w:type="paragraph" w:styleId="TOC4">
    <w:name w:val="toc 4"/>
    <w:basedOn w:val="Normal"/>
    <w:next w:val="Normal"/>
    <w:autoRedefine/>
    <w:uiPriority w:val="39"/>
    <w:unhideWhenUsed/>
    <w:rsid w:val="00515F62"/>
    <w:pPr>
      <w:spacing w:after="100"/>
    </w:pPr>
  </w:style>
  <w:style w:type="paragraph" w:styleId="Appendix1" w:customStyle="1">
    <w:name w:val="Appendix 1"/>
    <w:next w:val="Normal"/>
    <w:uiPriority w:val="25"/>
    <w:qFormat/>
    <w:rsid w:val="00F34557"/>
    <w:pPr>
      <w:pageBreakBefore/>
      <w:spacing w:after="200" w:line="240" w:lineRule="auto"/>
    </w:pPr>
    <w:rPr>
      <w:rFonts w:ascii="Arial" w:hAnsi="Arial" w:eastAsiaTheme="majorEastAsia" w:cstheme="majorBidi"/>
      <w:b/>
      <w:bCs/>
      <w:color w:val="4F3493" w:themeColor="accent1"/>
      <w:sz w:val="36"/>
      <w:szCs w:val="28"/>
    </w:rPr>
  </w:style>
  <w:style w:type="paragraph" w:styleId="Appendix2" w:customStyle="1">
    <w:name w:val="Appendix 2"/>
    <w:next w:val="Normal"/>
    <w:uiPriority w:val="26"/>
    <w:qFormat/>
    <w:rsid w:val="00A6084D"/>
    <w:pPr>
      <w:spacing w:before="200" w:after="200" w:line="240" w:lineRule="auto"/>
    </w:pPr>
    <w:rPr>
      <w:rFonts w:ascii="Arial" w:hAnsi="Arial" w:eastAsiaTheme="majorEastAsia" w:cstheme="majorBidi"/>
      <w:b/>
      <w:bCs/>
      <w:color w:val="4F3493" w:themeColor="accent1"/>
      <w:sz w:val="32"/>
      <w:szCs w:val="26"/>
    </w:rPr>
  </w:style>
  <w:style w:type="paragraph" w:styleId="Appendix3" w:customStyle="1">
    <w:name w:val="Appendix 3"/>
    <w:next w:val="Normal"/>
    <w:uiPriority w:val="27"/>
    <w:qFormat/>
    <w:rsid w:val="00A6084D"/>
    <w:pPr>
      <w:spacing w:before="200" w:after="200" w:line="240" w:lineRule="auto"/>
    </w:pPr>
    <w:rPr>
      <w:rFonts w:ascii="Arial" w:hAnsi="Arial" w:eastAsia="NSimSun" w:cstheme="majorBidi"/>
      <w:b/>
      <w:bCs/>
      <w:noProof/>
      <w:color w:val="4F3493" w:themeColor="accent1"/>
      <w:sz w:val="28"/>
      <w:lang w:eastAsia="zh-CN"/>
    </w:rPr>
  </w:style>
  <w:style w:type="paragraph" w:styleId="Appendix4" w:customStyle="1">
    <w:name w:val="Appendix 4"/>
    <w:next w:val="Normal"/>
    <w:uiPriority w:val="28"/>
    <w:qFormat/>
    <w:rsid w:val="00A6084D"/>
    <w:pPr>
      <w:spacing w:before="200" w:after="200" w:line="240" w:lineRule="auto"/>
    </w:pPr>
    <w:rPr>
      <w:rFonts w:ascii="Arial" w:hAnsi="Arial" w:eastAsiaTheme="majorEastAsia" w:cstheme="majorBidi"/>
      <w:b/>
      <w:bCs/>
      <w:iCs/>
      <w:color w:val="4F3493" w:themeColor="accent1"/>
      <w:sz w:val="24"/>
    </w:rPr>
  </w:style>
  <w:style w:type="paragraph" w:styleId="Appendix5" w:customStyle="1">
    <w:name w:val="Appendix 5"/>
    <w:next w:val="Normal"/>
    <w:uiPriority w:val="29"/>
    <w:qFormat/>
    <w:rsid w:val="00A6084D"/>
    <w:pPr>
      <w:spacing w:before="200" w:after="200" w:line="240" w:lineRule="auto"/>
    </w:pPr>
    <w:rPr>
      <w:rFonts w:ascii="Arial" w:hAnsi="Arial" w:eastAsiaTheme="majorEastAsia" w:cstheme="majorBidi"/>
      <w:b/>
      <w:i/>
      <w:color w:val="4F3493" w:themeColor="accent1"/>
      <w:sz w:val="24"/>
    </w:rPr>
  </w:style>
  <w:style w:type="paragraph" w:styleId="TOC5">
    <w:name w:val="toc 5"/>
    <w:basedOn w:val="Normal"/>
    <w:next w:val="Normal"/>
    <w:autoRedefine/>
    <w:uiPriority w:val="39"/>
    <w:unhideWhenUsed/>
    <w:rsid w:val="00515F62"/>
    <w:pPr>
      <w:spacing w:after="100"/>
    </w:pPr>
    <w:rPr>
      <w:sz w:val="20"/>
    </w:rPr>
  </w:style>
  <w:style w:type="character" w:styleId="PlaceholderText">
    <w:name w:val="Placeholder Text"/>
    <w:basedOn w:val="DefaultParagraphFont"/>
    <w:uiPriority w:val="99"/>
    <w:semiHidden/>
    <w:rsid w:val="006C4834"/>
    <w:rPr>
      <w:color w:val="808080"/>
    </w:rPr>
  </w:style>
  <w:style w:type="character" w:styleId="CodeChar" w:customStyle="1">
    <w:name w:val="Code Char"/>
    <w:basedOn w:val="DefaultParagraphFont"/>
    <w:link w:val="Code"/>
    <w:uiPriority w:val="1"/>
    <w:rsid w:val="001E30BB"/>
    <w:rPr>
      <w:rFonts w:ascii="Courier New" w:hAnsi="Courier New"/>
    </w:rPr>
  </w:style>
  <w:style w:type="paragraph" w:styleId="Justified" w:customStyle="1">
    <w:name w:val="Justified"/>
    <w:basedOn w:val="Normal"/>
    <w:qFormat/>
    <w:rsid w:val="005E7E7D"/>
    <w:pPr>
      <w:spacing w:line="360" w:lineRule="auto"/>
      <w:jc w:val="both"/>
    </w:pPr>
    <w:rPr>
      <w:noProof/>
    </w:rPr>
  </w:style>
  <w:style w:type="paragraph" w:styleId="TOC6">
    <w:name w:val="toc 6"/>
    <w:basedOn w:val="Normal"/>
    <w:next w:val="Normal"/>
    <w:autoRedefine/>
    <w:uiPriority w:val="39"/>
    <w:semiHidden/>
    <w:unhideWhenUsed/>
    <w:rsid w:val="00515F62"/>
    <w:pPr>
      <w:spacing w:after="100"/>
    </w:pPr>
  </w:style>
  <w:style w:type="paragraph" w:styleId="TOC7">
    <w:name w:val="toc 7"/>
    <w:basedOn w:val="Normal"/>
    <w:next w:val="Normal"/>
    <w:autoRedefine/>
    <w:uiPriority w:val="39"/>
    <w:semiHidden/>
    <w:unhideWhenUsed/>
    <w:rsid w:val="00515F62"/>
    <w:pPr>
      <w:spacing w:after="100"/>
    </w:pPr>
  </w:style>
  <w:style w:type="paragraph" w:styleId="TOC8">
    <w:name w:val="toc 8"/>
    <w:basedOn w:val="Normal"/>
    <w:next w:val="Normal"/>
    <w:autoRedefine/>
    <w:uiPriority w:val="39"/>
    <w:semiHidden/>
    <w:unhideWhenUsed/>
    <w:rsid w:val="00515F62"/>
    <w:pPr>
      <w:spacing w:after="100"/>
    </w:pPr>
  </w:style>
  <w:style w:type="paragraph" w:styleId="TOC9">
    <w:name w:val="toc 9"/>
    <w:basedOn w:val="Normal"/>
    <w:next w:val="Normal"/>
    <w:autoRedefine/>
    <w:uiPriority w:val="39"/>
    <w:semiHidden/>
    <w:unhideWhenUsed/>
    <w:rsid w:val="00515F62"/>
    <w:pPr>
      <w:spacing w:after="100"/>
    </w:pPr>
  </w:style>
  <w:style w:type="paragraph" w:styleId="1stBullet" w:customStyle="1">
    <w:name w:val="1stBullet"/>
    <w:basedOn w:val="Normal"/>
    <w:uiPriority w:val="4"/>
    <w:qFormat/>
    <w:rsid w:val="00297D3B"/>
    <w:pPr>
      <w:numPr>
        <w:numId w:val="8"/>
      </w:numPr>
      <w:ind w:left="568" w:hanging="284"/>
    </w:pPr>
  </w:style>
  <w:style w:type="paragraph" w:styleId="2ndBullet" w:customStyle="1">
    <w:name w:val="2ndBullet"/>
    <w:basedOn w:val="Normal"/>
    <w:uiPriority w:val="4"/>
    <w:qFormat/>
    <w:rsid w:val="00297D3B"/>
    <w:pPr>
      <w:numPr>
        <w:numId w:val="9"/>
      </w:numPr>
      <w:ind w:left="851" w:hanging="284"/>
    </w:pPr>
  </w:style>
  <w:style w:type="paragraph" w:styleId="3rdBullet" w:customStyle="1">
    <w:name w:val="3rdBullet"/>
    <w:basedOn w:val="Normal"/>
    <w:uiPriority w:val="4"/>
    <w:qFormat/>
    <w:rsid w:val="00297D3B"/>
    <w:pPr>
      <w:numPr>
        <w:numId w:val="10"/>
      </w:numPr>
      <w:ind w:left="1135" w:hanging="284"/>
    </w:pPr>
  </w:style>
  <w:style w:type="paragraph" w:styleId="1stNumber" w:customStyle="1">
    <w:name w:val="1stNumber"/>
    <w:basedOn w:val="Normal"/>
    <w:uiPriority w:val="4"/>
    <w:qFormat/>
    <w:rsid w:val="00A8700D"/>
    <w:pPr>
      <w:numPr>
        <w:numId w:val="11"/>
      </w:numPr>
      <w:ind w:left="851" w:hanging="567"/>
    </w:pPr>
  </w:style>
  <w:style w:type="paragraph" w:styleId="2ndNumber" w:customStyle="1">
    <w:name w:val="2ndNumber"/>
    <w:basedOn w:val="Normal"/>
    <w:uiPriority w:val="4"/>
    <w:qFormat/>
    <w:rsid w:val="00A8700D"/>
    <w:pPr>
      <w:numPr>
        <w:numId w:val="12"/>
      </w:numPr>
      <w:ind w:left="1418" w:hanging="567"/>
    </w:pPr>
  </w:style>
  <w:style w:type="paragraph" w:styleId="3rdNumber" w:customStyle="1">
    <w:name w:val="3rdNumber"/>
    <w:basedOn w:val="Normal"/>
    <w:uiPriority w:val="4"/>
    <w:qFormat/>
    <w:rsid w:val="00B65E45"/>
    <w:pPr>
      <w:numPr>
        <w:numId w:val="13"/>
      </w:numPr>
      <w:ind w:left="1985" w:hanging="284"/>
    </w:pPr>
  </w:style>
  <w:style w:type="paragraph" w:styleId="EquationBorder" w:customStyle="1">
    <w:name w:val="EquationBorder"/>
    <w:basedOn w:val="Normal"/>
    <w:next w:val="Normal"/>
    <w:qFormat/>
    <w:rsid w:val="00D43AF6"/>
    <w:pPr>
      <w:pBdr>
        <w:bottom w:val="single" w:color="E4146E" w:themeColor="accent5" w:sz="12" w:space="10"/>
      </w:pBdr>
    </w:pPr>
  </w:style>
  <w:style w:type="paragraph" w:styleId="Grid" w:customStyle="1">
    <w:name w:val="Grid"/>
    <w:basedOn w:val="Normal"/>
    <w:uiPriority w:val="7"/>
    <w:qFormat/>
    <w:rsid w:val="00F75DFA"/>
    <w:pPr>
      <w:spacing w:after="100"/>
    </w:pPr>
    <w:rPr>
      <w:noProof/>
    </w:rPr>
  </w:style>
  <w:style w:type="paragraph" w:styleId="FigureBorder" w:customStyle="1">
    <w:name w:val="FigureBorder"/>
    <w:basedOn w:val="Normal"/>
    <w:next w:val="Normal"/>
    <w:qFormat/>
    <w:rsid w:val="00800C55"/>
    <w:pPr>
      <w:pBdr>
        <w:bottom w:val="single" w:color="E4146E" w:themeColor="accent5" w:sz="12" w:space="10"/>
      </w:pBdr>
    </w:pPr>
    <w:rPr>
      <w:noProof/>
    </w:rPr>
  </w:style>
  <w:style w:type="paragraph" w:styleId="pubTitle" w:customStyle="1">
    <w:name w:val="pubTitle"/>
    <w:basedOn w:val="Normal"/>
    <w:next w:val="Normal"/>
    <w:qFormat/>
    <w:rsid w:val="00C96D15"/>
    <w:rPr>
      <w:sz w:val="48"/>
    </w:rPr>
  </w:style>
  <w:style w:type="paragraph" w:styleId="pubSubject" w:customStyle="1">
    <w:name w:val="pubSubject"/>
    <w:basedOn w:val="Normal"/>
    <w:next w:val="Normal"/>
    <w:qFormat/>
    <w:rsid w:val="00C96D15"/>
    <w:rPr>
      <w:sz w:val="32"/>
    </w:rPr>
  </w:style>
  <w:style w:type="character" w:styleId="UnresolvedMention">
    <w:name w:val="Unresolved Mention"/>
    <w:basedOn w:val="DefaultParagraphFont"/>
    <w:uiPriority w:val="99"/>
    <w:semiHidden/>
    <w:unhideWhenUsed/>
    <w:rsid w:val="00D1376B"/>
    <w:rPr>
      <w:color w:val="808080"/>
      <w:shd w:val="clear" w:color="auto" w:fill="E6E6E6"/>
    </w:rPr>
  </w:style>
  <w:style w:type="character" w:styleId="FollowedHyperlink">
    <w:name w:val="FollowedHyperlink"/>
    <w:basedOn w:val="DefaultParagraphFont"/>
    <w:uiPriority w:val="99"/>
    <w:semiHidden/>
    <w:unhideWhenUsed/>
    <w:rsid w:val="00466C6A"/>
    <w:rPr>
      <w:color w:val="006699" w:themeColor="followedHyperlink"/>
      <w:u w:val="single"/>
    </w:rPr>
  </w:style>
  <w:style w:type="paragraph" w:styleId="Revision">
    <w:name w:val="Revision"/>
    <w:hidden/>
    <w:uiPriority w:val="99"/>
    <w:semiHidden/>
    <w:rsid w:val="009F6577"/>
    <w:pPr>
      <w:spacing w:after="0" w:line="240" w:lineRule="auto"/>
    </w:pPr>
    <w:rPr>
      <w:rFonts w:ascii="Arial" w:hAnsi="Arial"/>
    </w:rPr>
  </w:style>
  <w:style w:type="character" w:styleId="CommentReference">
    <w:name w:val="Comment Reference"/>
    <w:basedOn w:val="DefaultParagraphFont"/>
    <w:uiPriority w:val="99"/>
    <w:semiHidden/>
    <w:unhideWhenUsed/>
    <w:rsid w:val="004A048D"/>
    <w:rPr>
      <w:sz w:val="16"/>
      <w:szCs w:val="16"/>
    </w:rPr>
  </w:style>
  <w:style w:type="paragraph" w:styleId="CommentText">
    <w:name w:val="Comment Text"/>
    <w:basedOn w:val="Normal"/>
    <w:link w:val="CommentTextChar"/>
    <w:uiPriority w:val="99"/>
    <w:unhideWhenUsed/>
    <w:rsid w:val="004A048D"/>
    <w:rPr>
      <w:sz w:val="20"/>
      <w:szCs w:val="20"/>
    </w:rPr>
  </w:style>
  <w:style w:type="character" w:styleId="CommentTextChar" w:customStyle="1">
    <w:name w:val="Comment Text Char"/>
    <w:basedOn w:val="DefaultParagraphFont"/>
    <w:link w:val="CommentText"/>
    <w:uiPriority w:val="99"/>
    <w:rsid w:val="004A048D"/>
    <w:rPr>
      <w:rFonts w:ascii="Arial" w:hAnsi="Arial"/>
      <w:sz w:val="20"/>
      <w:szCs w:val="20"/>
    </w:rPr>
  </w:style>
  <w:style w:type="paragraph" w:styleId="CommentSubject">
    <w:name w:val="Comment Subject"/>
    <w:basedOn w:val="CommentText"/>
    <w:next w:val="CommentText"/>
    <w:link w:val="CommentSubjectChar"/>
    <w:uiPriority w:val="99"/>
    <w:semiHidden/>
    <w:unhideWhenUsed/>
    <w:rsid w:val="004A048D"/>
    <w:rPr>
      <w:b/>
      <w:bCs/>
    </w:rPr>
  </w:style>
  <w:style w:type="character" w:styleId="CommentSubjectChar" w:customStyle="1">
    <w:name w:val="Comment Subject Char"/>
    <w:basedOn w:val="CommentTextChar"/>
    <w:link w:val="CommentSubject"/>
    <w:uiPriority w:val="99"/>
    <w:semiHidden/>
    <w:rsid w:val="004A048D"/>
    <w:rPr>
      <w:rFonts w:ascii="Arial" w:hAnsi="Arial"/>
      <w:b/>
      <w:bCs/>
      <w:sz w:val="20"/>
      <w:szCs w:val="20"/>
    </w:rPr>
  </w:style>
  <w:style w:type="character" w:styleId="normaltextrun" w:customStyle="1">
    <w:name w:val="normaltextrun"/>
    <w:basedOn w:val="DefaultParagraphFont"/>
    <w:rsid w:val="00483286"/>
  </w:style>
  <w:style w:type="character" w:styleId="scxw92079706" w:customStyle="1">
    <w:name w:val="scxw92079706"/>
    <w:basedOn w:val="DefaultParagraphFont"/>
    <w:rsid w:val="00483286"/>
  </w:style>
  <w:style w:type="character" w:styleId="eop" w:customStyle="1">
    <w:name w:val="eop"/>
    <w:basedOn w:val="DefaultParagraphFont"/>
    <w:rsid w:val="00483286"/>
  </w:style>
  <w:style w:type="paragraph" w:styleId="paragraph" w:customStyle="1">
    <w:name w:val="paragraph"/>
    <w:basedOn w:val="Normal"/>
    <w:rsid w:val="00483286"/>
    <w:pPr>
      <w:spacing w:before="100" w:beforeAutospacing="1" w:after="100" w:afterAutospacing="1"/>
    </w:pPr>
    <w:rPr>
      <w:rFonts w:ascii="Times New Roman" w:hAnsi="Times New Roman" w:eastAsia="Times New Roman" w:cs="Times New Roman"/>
      <w:sz w:val="24"/>
      <w:szCs w:val="24"/>
    </w:rPr>
  </w:style>
  <w:style w:type="character" w:styleId="Mention">
    <w:name w:val="Mention"/>
    <w:basedOn w:val="DefaultParagraphFont"/>
    <w:uiPriority w:val="99"/>
    <w:unhideWhenUsed/>
    <w:rsid w:val="005110B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0332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staging.cnrd.io/a/9/7/o/o/975d17c691961facefe7b66a461ade59.mp3"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emf"/><Relationship Id="rId26" Type="http://schemas.openxmlformats.org/officeDocument/2006/relationships/image" Target="media/image8.emf"/><Relationship Id="rId21" Type="http://schemas.openxmlformats.org/officeDocument/2006/relationships/image" Target="media/image4.emf"/><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www.xperi.com" TargetMode="External"/><Relationship Id="rId25" Type="http://schemas.openxmlformats.org/officeDocument/2006/relationships/image" Target="media/image7.emf"/><Relationship Id="rId33" Type="http://schemas.openxmlformats.org/officeDocument/2006/relationships/footer" Target="footer3.xml"/><Relationship Id="rId38" Type="http://schemas.microsoft.com/office/2019/05/relationships/documenttasks" Target="documenttasks/documenttasks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3.em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6.emf"/><Relationship Id="rId28" Type="http://schemas.openxmlformats.org/officeDocument/2006/relationships/header" Target="header1.xml"/><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oleObject" Target="embeddings/oleObject1.bin"/><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5.emf"/><Relationship Id="rId27" Type="http://schemas.openxmlformats.org/officeDocument/2006/relationships/oleObject" Target="embeddings/oleObject3.bin"/><Relationship Id="rId30" Type="http://schemas.openxmlformats.org/officeDocument/2006/relationships/footer" Target="footer1.xml"/><Relationship Id="rId35"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Xperi_7.0\Templates,%20Global%20MVP\000_Global_XPERI_JollySwagMVP\v2.0.0.3\DEC2023\zorm,%20Global_XPERI_WordMasterTemplate,%20ISO%20216%20(A4%20size,%20Normal%201.0%20line-spacing),%20v2.0.0.3.dotm" TargetMode="External"/></Relationships>
</file>

<file path=word/documenttasks/documenttasks1.xml><?xml version="1.0" encoding="utf-8"?>
<t:Tasks xmlns:t="http://schemas.microsoft.com/office/tasks/2019/documenttasks" xmlns:oel="http://schemas.microsoft.com/office/2019/extlst">
  <t:Task id="{48ECAC3F-7F83-4818-B50E-2F33753FAF9E}">
    <t:Anchor>
      <t:Comment id="1892216977"/>
    </t:Anchor>
    <t:History>
      <t:Event id="{3E526C0F-21FC-41B7-9E17-1E389F9742F2}" time="2025-11-26T11:27:52.961Z">
        <t:Attribution userId="S::marcin.bilski@xperi.com::c06344af-1413-472b-aa59-e27e48943638" userProvider="AD" userName="Marcin Bilski"/>
        <t:Anchor>
          <t:Comment id="1892216977"/>
        </t:Anchor>
        <t:Create/>
      </t:Event>
      <t:Event id="{D7B2E64F-44B1-49EE-8702-ABF77F5A034A}" time="2025-11-26T11:27:52.961Z">
        <t:Attribution userId="S::marcin.bilski@xperi.com::c06344af-1413-472b-aa59-e27e48943638" userProvider="AD" userName="Marcin Bilski"/>
        <t:Anchor>
          <t:Comment id="1892216977"/>
        </t:Anchor>
        <t:Assign userId="S::Marco.Frattolin@xperi.com::6feec2c6-7887-4e1c-837b-daa6ed3de39b" userProvider="AD" userName="Marco Frattolin"/>
      </t:Event>
      <t:Event id="{1DAD7AF1-0066-42B7-B27D-41D05F52C95F}" time="2025-11-26T11:27:52.961Z">
        <t:Attribution userId="S::marcin.bilski@xperi.com::c06344af-1413-472b-aa59-e27e48943638" userProvider="AD" userName="Marcin Bilski"/>
        <t:Anchor>
          <t:Comment id="1892216977"/>
        </t:Anchor>
        <t:SetTitle title="I think they should also report lost opportunities (e.g. playback cut off or an error) cc @Marco Frattolin I wonder if they shouldn't also report lost opportunities for when the car starts and there is no ad to play."/>
      </t:Event>
      <t:Event id="{3ED94A3D-D66D-4090-9285-EBC6789BFAE0}" time="2026-04-20T20:50:35.956Z">
        <t:Attribution userId="S::paul.peyla@xperi.com::c64a3c5d-9b13-46ca-9996-52a779d80171" userProvider="AD" userName="Paul Peyla"/>
        <t:Anchor>
          <t:Comment id="1378214003"/>
        </t:Anchor>
        <t:UnassignAll/>
      </t:Event>
      <t:Event id="{5DB27AEF-0F88-46AB-A910-A8159B67D647}" time="2026-04-20T20:50:35.956Z">
        <t:Attribution userId="S::paul.peyla@xperi.com::c64a3c5d-9b13-46ca-9996-52a779d80171" userProvider="AD" userName="Paul Peyla"/>
        <t:Anchor>
          <t:Comment id="1378214003"/>
        </t:Anchor>
        <t:Assign userId="S::marcin.bilski@xperi.com::c06344af-1413-472b-aa59-e27e48943638" userProvider="AD" userName="Marcin Bilski"/>
      </t:Event>
      <t:Event id="{A3E8E014-E7BB-4DA6-A1A3-41E85EBAE971}" time="2026-04-23T14:44:38.486Z">
        <t:Attribution userId="S::paul.peyla@xperi.com::c64a3c5d-9b13-46ca-9996-52a779d80171" userProvider="AD" userName="Paul Peyla"/>
        <t:Progress percentComplete="100"/>
      </t:Event>
    </t:History>
  </t:Task>
  <t:Task id="{C660920A-89CB-4FD8-8FB5-BF91CC155879}">
    <t:Anchor>
      <t:Comment id="1803171410"/>
    </t:Anchor>
    <t:History>
      <t:Event id="{D8D1274D-CF2C-428F-8B47-8B39A2D0855F}" time="2025-11-26T10:25:39.51Z">
        <t:Attribution userId="S::marcin.bilski@xperi.com::c06344af-1413-472b-aa59-e27e48943638" userProvider="AD" userName="Marcin Bilski"/>
        <t:Anchor>
          <t:Comment id="514631181"/>
        </t:Anchor>
        <t:Create/>
      </t:Event>
      <t:Event id="{869C5CD4-A94F-4FDF-9A06-9923D25437AE}" time="2025-11-26T10:25:39.51Z">
        <t:Attribution userId="S::marcin.bilski@xperi.com::c06344af-1413-472b-aa59-e27e48943638" userProvider="AD" userName="Marcin Bilski"/>
        <t:Anchor>
          <t:Comment id="514631181"/>
        </t:Anchor>
        <t:Assign userId="S::Marco.Frattolin@xperi.com::6feec2c6-7887-4e1c-837b-daa6ed3de39b" userProvider="AD" userName="Marco Frattolin"/>
      </t:Event>
      <t:Event id="{47035C4B-CCB8-4629-935E-952F87372F65}" time="2025-11-26T10:25:39.51Z">
        <t:Attribution userId="S::marcin.bilski@xperi.com::c06344af-1413-472b-aa59-e27e48943638" userProvider="AD" userName="Marcin Bilski"/>
        <t:Anchor>
          <t:Comment id="514631181"/>
        </t:Anchor>
        <t:SetTitle title="If we use targeted ads (e.g. the specific model of the vehicle), we most likely need opt-in. Let's wait for product requirements from @Marco Frattolin in this area though."/>
      </t:Event>
      <t:Event id="{09F02B03-7373-D146-8989-922DDF058FF3}" time="2026-04-14T08:07:11.842Z">
        <t:Attribution userId="S::marco.frattolin@xperi.com::6feec2c6-7887-4e1c-837b-daa6ed3de39b" userProvider="AD" userName="Marco Frattolin"/>
        <t:Progress percentComplete="100"/>
      </t:Event>
    </t:History>
  </t:Task>
  <t:Task id="{86D972F7-8266-45E6-B7EF-ED6AAC372134}">
    <t:Anchor>
      <t:Comment id="1701350653"/>
    </t:Anchor>
    <t:History>
      <t:Event id="{EFDBA6E0-CD84-42FC-B4B5-8686CCEE5285}" time="2025-11-24T17:13:43.18Z">
        <t:Attribution userId="S::paul.peyla@xperi.com::c64a3c5d-9b13-46ca-9996-52a779d80171" userProvider="AD" userName="Paul Peyla"/>
        <t:Anchor>
          <t:Comment id="1701350653"/>
        </t:Anchor>
        <t:Create/>
      </t:Event>
      <t:Event id="{BDDA19CE-057A-4C00-9201-032C0C727A67}" time="2025-11-24T17:13:43.18Z">
        <t:Attribution userId="S::paul.peyla@xperi.com::c64a3c5d-9b13-46ca-9996-52a779d80171" userProvider="AD" userName="Paul Peyla"/>
        <t:Anchor>
          <t:Comment id="1701350653"/>
        </t:Anchor>
        <t:Assign userId="S::Marco.Frattolin@xperi.com::6feec2c6-7887-4e1c-837b-daa6ed3de39b" userProvider="AD" userName="Marco Frattolin"/>
      </t:Event>
      <t:Event id="{7C5BA1E8-3C45-46AD-834D-9273BAD00AB8}" time="2025-11-24T17:13:43.18Z">
        <t:Attribution userId="S::paul.peyla@xperi.com::c64a3c5d-9b13-46ca-9996-52a779d80171" userProvider="AD" userName="Paul Peyla"/>
        <t:Anchor>
          <t:Comment id="1701350653"/>
        </t:Anchor>
        <t:SetTitle title="@Marco Frattolin REQ-54 and REQ-56 are both derived from the PRD. Does this imply that safety chimes and ads must not be played at the same time?"/>
      </t:Event>
      <t:Event id="{3CFB5E36-8B76-4911-92D2-5C9A5A4CD951}" time="2025-12-05T20:02:56.904Z">
        <t:Attribution userId="S::paul.peyla@xperi.com::c64a3c5d-9b13-46ca-9996-52a779d80171" userProvider="AD" userName="Paul Peyla"/>
        <t:Progress percentComplete="100"/>
      </t:Event>
    </t:History>
  </t:Task>
  <t:Task id="{BCDE6607-ACEE-41F2-AAF1-E99CF7A700EA}">
    <t:Anchor>
      <t:Comment id="2134290747"/>
    </t:Anchor>
    <t:History>
      <t:Event id="{91AC6205-316A-4B31-89CC-8DEE9708FB91}" time="2025-11-26T11:32:06.805Z">
        <t:Attribution userId="S::marcin.bilski@xperi.com::c06344af-1413-472b-aa59-e27e48943638" userProvider="AD" userName="Marcin Bilski"/>
        <t:Anchor>
          <t:Comment id="2134290747"/>
        </t:Anchor>
        <t:Create/>
      </t:Event>
      <t:Event id="{776B1347-EF6D-4A47-AD99-0B3C66620FDA}" time="2025-11-26T11:32:06.805Z">
        <t:Attribution userId="S::marcin.bilski@xperi.com::c06344af-1413-472b-aa59-e27e48943638" userProvider="AD" userName="Marcin Bilski"/>
        <t:Anchor>
          <t:Comment id="2134290747"/>
        </t:Anchor>
        <t:Assign userId="S::Marco.Frattolin@xperi.com::6feec2c6-7887-4e1c-837b-daa6ed3de39b" userProvider="AD" userName="Marco Frattolin"/>
      </t:Event>
      <t:Event id="{4311BFA8-13A6-476B-B18F-215B051D34D6}" time="2025-11-26T11:32:06.805Z">
        <t:Attribution userId="S::marcin.bilski@xperi.com::c06344af-1413-472b-aa59-e27e48943638" userProvider="AD" userName="Marcin Bilski"/>
        <t:Anchor>
          <t:Comment id="2134290747"/>
        </t:Anchor>
        <t:SetTitle title="…position with us because in order for it to be useful, it'd have to be very precise. So instead of sending the position, they will send us Yes/No value for whether they dwelled near ANY of the POIs so we don't know exactly where. cc @Marco Frattolin"/>
      </t:Event>
      <t:Event id="{E1754CC2-EE3B-4926-8315-010FE381FD26}" time="2026-03-04T22:06:20.445Z">
        <t:Attribution userId="S::paul.peyla@xperi.com::c64a3c5d-9b13-46ca-9996-52a779d80171" userProvider="AD" userName="Paul Peyla"/>
        <t:Progress percentComplete="100"/>
      </t:Event>
    </t:History>
  </t:Task>
  <t:Task id="{EE1801DF-5F98-432D-8CBB-92BDA96A0C0D}">
    <t:Anchor>
      <t:Comment id="1154065130"/>
    </t:Anchor>
    <t:History>
      <t:Event id="{F202BD2A-42CB-48F8-8201-AC6831A62C75}" time="2025-11-26T11:07:04.936Z">
        <t:Attribution userId="S::marcin.bilski@xperi.com::c06344af-1413-472b-aa59-e27e48943638" userProvider="AD" userName="Marcin Bilski"/>
        <t:Anchor>
          <t:Comment id="1154065130"/>
        </t:Anchor>
        <t:Create/>
      </t:Event>
      <t:Event id="{979822CC-5488-4AFE-A6C8-99A93CE4BBCF}" time="2025-11-26T11:07:04.936Z">
        <t:Attribution userId="S::marcin.bilski@xperi.com::c06344af-1413-472b-aa59-e27e48943638" userProvider="AD" userName="Marcin Bilski"/>
        <t:Anchor>
          <t:Comment id="1154065130"/>
        </t:Anchor>
        <t:Assign userId="S::Kaushal.Patel@xperi.com::230873b7-b506-4a97-b1ea-0c2f0d281278" userProvider="AD" userName="Kaushal Patel"/>
      </t:Event>
      <t:Event id="{292BF454-7840-4BC7-8F7A-F8EE3F7DDC08}" time="2025-11-26T11:07:04.936Z">
        <t:Attribution userId="S::marcin.bilski@xperi.com::c06344af-1413-472b-aa59-e27e48943638" userProvider="AD" userName="Marcin Bilski"/>
        <t:Anchor>
          <t:Comment id="1154065130"/>
        </t:Anchor>
        <t:SetTitle title="…of eligible campaigns. 3. Take ads for all eligible campaigns. 4. Exclude ads based on frequency capping, to generate a list of eligible ads. 5. Play the least recently played ad, selected out of eligible ads. cc @Kaushal Patel Have I missed anything?"/>
      </t:Event>
    </t:History>
  </t:Task>
  <t:Task id="{97D32BC4-F6D6-44FD-863C-1486DB420486}">
    <t:Anchor>
      <t:Comment id="1524992098"/>
    </t:Anchor>
    <t:History>
      <t:Event id="{0DB5FC60-F128-467D-94BB-24489FB0DFB9}" time="2025-11-19T21:35:34.023Z">
        <t:Attribution userId="S::paul.peyla@xperi.com::c64a3c5d-9b13-46ca-9996-52a779d80171" userProvider="AD" userName="Paul Peyla"/>
        <t:Anchor>
          <t:Comment id="1577447341"/>
        </t:Anchor>
        <t:Create/>
      </t:Event>
      <t:Event id="{5EC1C377-B804-455D-A5A4-45F339AA2405}" time="2025-11-19T21:35:34.023Z">
        <t:Attribution userId="S::paul.peyla@xperi.com::c64a3c5d-9b13-46ca-9996-52a779d80171" userProvider="AD" userName="Paul Peyla"/>
        <t:Anchor>
          <t:Comment id="1577447341"/>
        </t:Anchor>
        <t:Assign userId="S::Marco.Frattolin@xperi.com::6feec2c6-7887-4e1c-837b-daa6ed3de39b" userProvider="AD" userName="Marco Frattolin"/>
      </t:Event>
      <t:Event id="{BD7961EC-631C-462A-8F3E-BFC8A1D659D4}" time="2025-11-19T21:35:34.023Z">
        <t:Attribution userId="S::paul.peyla@xperi.com::c64a3c5d-9b13-46ca-9996-52a779d80171" userProvider="AD" userName="Paul Peyla"/>
        <t:Anchor>
          <t:Comment id="1577447341"/>
        </t:Anchor>
        <t:SetTitle title="@Marco Frattolin @Marcin Bilski Please discuss and advise."/>
      </t:Event>
      <t:Event id="{E1B9A592-3F00-4FED-B4D9-4A0AD1702040}" time="2026-03-12T18:00:20.295Z">
        <t:Attribution userId="S::paul.peyla@xperi.com::c64a3c5d-9b13-46ca-9996-52a779d80171" userProvider="AD" userName="Paul Peyla"/>
        <t:Progress percentComplete="100"/>
      </t:Event>
    </t:History>
  </t:Task>
  <t:Task id="{1A9F7CDC-84C3-4FA8-8E13-76E1E4C81968}">
    <t:Anchor>
      <t:Comment id="560911745"/>
    </t:Anchor>
    <t:History>
      <t:Event id="{6DEB36A4-7E46-4C57-B65E-161F8353E4FF}" time="2025-11-19T23:11:57.336Z">
        <t:Attribution userId="S::paul.peyla@xperi.com::c64a3c5d-9b13-46ca-9996-52a779d80171" userProvider="AD" userName="Paul Peyla"/>
        <t:Anchor>
          <t:Comment id="560911745"/>
        </t:Anchor>
        <t:Create/>
      </t:Event>
      <t:Event id="{682E8CDD-393C-4CB6-94A6-9FDAF915930D}" time="2025-11-19T23:11:57.336Z">
        <t:Attribution userId="S::paul.peyla@xperi.com::c64a3c5d-9b13-46ca-9996-52a779d80171" userProvider="AD" userName="Paul Peyla"/>
        <t:Anchor>
          <t:Comment id="560911745"/>
        </t:Anchor>
        <t:Assign userId="S::marcin.bilski@xperi.com::c06344af-1413-472b-aa59-e27e48943638" userProvider="AD" userName="Marcin Bilski"/>
      </t:Event>
      <t:Event id="{6A1C7C83-19B0-4403-BC39-814E8D409280}" time="2025-11-19T23:11:57.336Z">
        <t:Attribution userId="S::paul.peyla@xperi.com::c64a3c5d-9b13-46ca-9996-52a779d80171" userProvider="AD" userName="Paul Peyla"/>
        <t:Anchor>
          <t:Comment id="560911745"/>
        </t:Anchor>
        <t:SetTitle title="@Marcin Bilski Presumably, this would require a new value in the action parameter, or a new parameter."/>
      </t:Event>
      <t:Event id="{25FAB168-405A-4B78-BF9D-48D7243CD270}" time="2026-03-12T18:11:12.583Z">
        <t:Attribution userId="S::paul.peyla@xperi.com::c64a3c5d-9b13-46ca-9996-52a779d80171" userProvider="AD" userName="Paul Peyla"/>
        <t:Progress percentComplete="100"/>
      </t:Event>
    </t:History>
  </t:Task>
  <t:Task id="{A947B661-7910-4D9E-8B86-4941B168FC01}">
    <t:Anchor>
      <t:Comment id="355403822"/>
    </t:Anchor>
    <t:History>
      <t:Event id="{19E8FAFF-9451-44AC-8989-22FD554DB7F7}" time="2025-11-26T11:20:16.533Z">
        <t:Attribution userId="S::marcin.bilski@xperi.com::c06344af-1413-472b-aa59-e27e48943638" userProvider="AD" userName="Marcin Bilski"/>
        <t:Anchor>
          <t:Comment id="355403822"/>
        </t:Anchor>
        <t:Create/>
      </t:Event>
      <t:Event id="{8E4F421F-F6B2-45CA-9AAF-C45F43318B5C}" time="2025-11-26T11:20:16.533Z">
        <t:Attribution userId="S::marcin.bilski@xperi.com::c06344af-1413-472b-aa59-e27e48943638" userProvider="AD" userName="Marcin Bilski"/>
        <t:Anchor>
          <t:Comment id="355403822"/>
        </t:Anchor>
        <t:Assign userId="S::Marco.Frattolin@xperi.com::6feec2c6-7887-4e1c-837b-daa6ed3de39b" userProvider="AD" userName="Marco Frattolin"/>
      </t:Event>
      <t:Event id="{65FD272C-EF1A-4729-970B-E54A7FFB77EE}" time="2025-11-26T11:20:16.533Z">
        <t:Attribution userId="S::marcin.bilski@xperi.com::c06344af-1413-472b-aa59-e27e48943638" userProvider="AD" userName="Marcin Bilski"/>
        <t:Anchor>
          <t:Comment id="355403822"/>
        </t:Anchor>
        <t:SetTitle title="Is this a part of the PoC? cc @Marco Frattolin"/>
      </t:Event>
      <t:Event id="{23BC262B-644A-5445-BE01-DAFE2F09C177}" time="2025-12-10T09:13:58.511Z">
        <t:Attribution userId="S::marco.frattolin@xperi.com::6feec2c6-7887-4e1c-837b-daa6ed3de39b" userProvider="AD" userName="Marco Frattolin"/>
        <t:Progress percentComplete="100"/>
      </t:Event>
    </t:History>
  </t:Task>
  <t:Task id="{73CBF215-15F0-4B67-B54C-2DE00C3FADEC}">
    <t:Anchor>
      <t:Comment id="244452015"/>
    </t:Anchor>
    <t:History>
      <t:Event id="{24B67BDF-3B07-4A89-82A8-78D9C4DE8B48}" time="2025-11-26T11:08:14.129Z">
        <t:Attribution userId="S::marcin.bilski@xperi.com::c06344af-1413-472b-aa59-e27e48943638" userProvider="AD" userName="Marcin Bilski"/>
        <t:Anchor>
          <t:Comment id="244452015"/>
        </t:Anchor>
        <t:Create/>
      </t:Event>
      <t:Event id="{C7456971-3ED3-4D4F-B4AA-2671A83E53A5}" time="2025-11-26T11:08:14.129Z">
        <t:Attribution userId="S::marcin.bilski@xperi.com::c06344af-1413-472b-aa59-e27e48943638" userProvider="AD" userName="Marcin Bilski"/>
        <t:Anchor>
          <t:Comment id="244452015"/>
        </t:Anchor>
        <t:Assign userId="S::Marco.Frattolin@xperi.com::6feec2c6-7887-4e1c-837b-daa6ed3de39b" userProvider="AD" userName="Marco Frattolin"/>
      </t:Event>
      <t:Event id="{2D020220-A5FB-4DD8-9170-FCA47BA93FF5}" time="2025-11-26T11:08:14.129Z">
        <t:Attribution userId="S::marcin.bilski@xperi.com::c06344af-1413-472b-aa59-e27e48943638" userProvider="AD" userName="Marcin Bilski"/>
        <t:Anchor>
          <t:Comment id="244452015"/>
        </t:Anchor>
        <t:SetTitle title="@Marco Frattolin Do we want to specify the # of decimal places?"/>
      </t:Event>
      <t:Event id="{C0C72A1C-0FF8-4BA9-8F7A-D3CC28132652}" time="2025-12-05T16:54:50.401Z">
        <t:Attribution userId="S::paul.peyla@xperi.com::c64a3c5d-9b13-46ca-9996-52a779d80171" userProvider="AD" userName="Paul Peyla"/>
        <t:Anchor>
          <t:Comment id="1087728240"/>
        </t:Anchor>
        <t:UnassignAll/>
      </t:Event>
      <t:Event id="{87F3C74B-021D-4ADE-A776-B06F8E9670FC}" time="2025-12-05T16:54:50.401Z">
        <t:Attribution userId="S::paul.peyla@xperi.com::c64a3c5d-9b13-46ca-9996-52a779d80171" userProvider="AD" userName="Paul Peyla"/>
        <t:Anchor>
          <t:Comment id="1087728240"/>
        </t:Anchor>
        <t:Assign userId="S::marcin.bilski@xperi.com::c06344af-1413-472b-aa59-e27e48943638" userProvider="AD" userName="Marcin Bilski"/>
      </t:Event>
      <t:Event id="{DF68D7BE-28E8-440E-9E97-459054AC0A75}" time="2026-03-04T21:29:05.974Z">
        <t:Attribution userId="S::paul.peyla@xperi.com::c64a3c5d-9b13-46ca-9996-52a779d80171" userProvider="AD" userName="Paul Peyl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E155EA0D948C591B4E945C0E53CA2"/>
        <w:category>
          <w:name w:val="General"/>
          <w:gallery w:val="placeholder"/>
        </w:category>
        <w:types>
          <w:type w:val="bbPlcHdr"/>
        </w:types>
        <w:behaviors>
          <w:behavior w:val="content"/>
        </w:behaviors>
        <w:guid w:val="{18F9E6DF-5375-4B32-9390-FF4BFEF0B2C7}"/>
      </w:docPartPr>
      <w:docPartBody>
        <w:p xmlns:wp14="http://schemas.microsoft.com/office/word/2010/wordml" w:rsidR="00210566" w:rsidRDefault="00210566" w14:paraId="72EE8D63" wp14:textId="77777777">
          <w:pPr>
            <w:pStyle w:val="9AFE155EA0D948C591B4E945C0E53CA2"/>
          </w:pPr>
          <w:r w:rsidRPr="00932C43">
            <w:rPr>
              <w:rStyle w:val="PlaceholderText"/>
            </w:rPr>
            <w:t>[Title]</w:t>
          </w:r>
        </w:p>
      </w:docPartBody>
    </w:docPart>
    <w:docPart>
      <w:docPartPr>
        <w:name w:val="F8A205179BCF41F18F8630A333C572BD"/>
        <w:category>
          <w:name w:val="General"/>
          <w:gallery w:val="placeholder"/>
        </w:category>
        <w:types>
          <w:type w:val="bbPlcHdr"/>
        </w:types>
        <w:behaviors>
          <w:behavior w:val="content"/>
        </w:behaviors>
        <w:guid w:val="{2308FC7F-7C43-4FF5-A829-D9D5A38E6078}"/>
      </w:docPartPr>
      <w:docPartBody>
        <w:p xmlns:wp14="http://schemas.microsoft.com/office/word/2010/wordml" w:rsidR="00210566" w:rsidRDefault="00210566" w14:paraId="4E1093B4" wp14:textId="77777777">
          <w:pPr>
            <w:pStyle w:val="F8A205179BCF41F18F8630A333C572BD"/>
          </w:pPr>
          <w:r w:rsidRPr="00932C43">
            <w:rPr>
              <w:rStyle w:val="PlaceholderText"/>
            </w:rPr>
            <w:t>[Subject]</w:t>
          </w:r>
        </w:p>
      </w:docPartBody>
    </w:docPart>
    <w:docPart>
      <w:docPartPr>
        <w:name w:val="99D8C1FDAC2F443C9C4371CBE1AAC410"/>
        <w:category>
          <w:name w:val="General"/>
          <w:gallery w:val="placeholder"/>
        </w:category>
        <w:types>
          <w:type w:val="bbPlcHdr"/>
        </w:types>
        <w:behaviors>
          <w:behavior w:val="content"/>
        </w:behaviors>
        <w:guid w:val="{A1523779-FEC4-483C-99A0-12B1C036A9AD}"/>
      </w:docPartPr>
      <w:docPartBody>
        <w:p xmlns:wp14="http://schemas.microsoft.com/office/word/2010/wordml" w:rsidR="00210566" w:rsidRDefault="00210566" w14:paraId="7AC0A374" wp14:textId="77777777">
          <w:pPr>
            <w:pStyle w:val="99D8C1FDAC2F443C9C4371CBE1AAC410"/>
          </w:pPr>
          <w:r w:rsidRPr="00377D76">
            <w:rPr>
              <w:rStyle w:val="PlaceholderText"/>
            </w:rPr>
            <w:t>[Subject]</w:t>
          </w:r>
        </w:p>
      </w:docPartBody>
    </w:docPart>
    <w:docPart>
      <w:docPartPr>
        <w:name w:val="1C69C24672754BAA9552A4152AF8D894"/>
        <w:category>
          <w:name w:val="General"/>
          <w:gallery w:val="placeholder"/>
        </w:category>
        <w:types>
          <w:type w:val="bbPlcHdr"/>
        </w:types>
        <w:behaviors>
          <w:behavior w:val="content"/>
        </w:behaviors>
        <w:guid w:val="{EBB3E53D-76AF-46DD-BACA-2972966A7FDD}"/>
      </w:docPartPr>
      <w:docPartBody>
        <w:p xmlns:wp14="http://schemas.microsoft.com/office/word/2010/wordml" w:rsidR="00210566" w:rsidRDefault="00210566" w14:paraId="18F23BBA" wp14:textId="77777777">
          <w:pPr>
            <w:pStyle w:val="1C69C24672754BAA9552A4152AF8D894"/>
          </w:pPr>
          <w:r w:rsidRPr="00377D7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NSimSun">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BEB"/>
    <w:rsid w:val="00024C51"/>
    <w:rsid w:val="000302C3"/>
    <w:rsid w:val="0005020F"/>
    <w:rsid w:val="00064430"/>
    <w:rsid w:val="000E0DA2"/>
    <w:rsid w:val="000F1CB5"/>
    <w:rsid w:val="000F59D7"/>
    <w:rsid w:val="00116AE0"/>
    <w:rsid w:val="00150AEA"/>
    <w:rsid w:val="00160312"/>
    <w:rsid w:val="00172550"/>
    <w:rsid w:val="00174374"/>
    <w:rsid w:val="0017576B"/>
    <w:rsid w:val="00210566"/>
    <w:rsid w:val="00240BEB"/>
    <w:rsid w:val="00254FF6"/>
    <w:rsid w:val="002902DF"/>
    <w:rsid w:val="002970D8"/>
    <w:rsid w:val="002B00B0"/>
    <w:rsid w:val="002C58AB"/>
    <w:rsid w:val="002E06A3"/>
    <w:rsid w:val="00315737"/>
    <w:rsid w:val="00332301"/>
    <w:rsid w:val="00337CED"/>
    <w:rsid w:val="00340638"/>
    <w:rsid w:val="00391BA6"/>
    <w:rsid w:val="003A0CE4"/>
    <w:rsid w:val="003C126E"/>
    <w:rsid w:val="003C2C30"/>
    <w:rsid w:val="0042483C"/>
    <w:rsid w:val="00461940"/>
    <w:rsid w:val="004A422B"/>
    <w:rsid w:val="004B3D79"/>
    <w:rsid w:val="004D017A"/>
    <w:rsid w:val="004D1A3C"/>
    <w:rsid w:val="004D6B16"/>
    <w:rsid w:val="0053617E"/>
    <w:rsid w:val="00541014"/>
    <w:rsid w:val="00542C6B"/>
    <w:rsid w:val="005532FB"/>
    <w:rsid w:val="005821E8"/>
    <w:rsid w:val="005A159E"/>
    <w:rsid w:val="005A462A"/>
    <w:rsid w:val="005D12A6"/>
    <w:rsid w:val="005D154E"/>
    <w:rsid w:val="005D6478"/>
    <w:rsid w:val="005E11FC"/>
    <w:rsid w:val="0062515A"/>
    <w:rsid w:val="006477BE"/>
    <w:rsid w:val="00657EF0"/>
    <w:rsid w:val="0066477F"/>
    <w:rsid w:val="00666054"/>
    <w:rsid w:val="0068240B"/>
    <w:rsid w:val="006A22BC"/>
    <w:rsid w:val="006B74D8"/>
    <w:rsid w:val="006C10FB"/>
    <w:rsid w:val="006F0658"/>
    <w:rsid w:val="006F78F0"/>
    <w:rsid w:val="00704481"/>
    <w:rsid w:val="00733EF9"/>
    <w:rsid w:val="00752F3C"/>
    <w:rsid w:val="00766498"/>
    <w:rsid w:val="007C06D2"/>
    <w:rsid w:val="007C3EC9"/>
    <w:rsid w:val="007E31DE"/>
    <w:rsid w:val="007E4CE8"/>
    <w:rsid w:val="007E5D5B"/>
    <w:rsid w:val="007F6829"/>
    <w:rsid w:val="008367EF"/>
    <w:rsid w:val="00841E18"/>
    <w:rsid w:val="00873CE1"/>
    <w:rsid w:val="00893FB7"/>
    <w:rsid w:val="00895EEC"/>
    <w:rsid w:val="00896B6B"/>
    <w:rsid w:val="008B6281"/>
    <w:rsid w:val="008E3576"/>
    <w:rsid w:val="00910FBE"/>
    <w:rsid w:val="00931E6F"/>
    <w:rsid w:val="00956888"/>
    <w:rsid w:val="0096508E"/>
    <w:rsid w:val="00970B0D"/>
    <w:rsid w:val="00986493"/>
    <w:rsid w:val="0099657E"/>
    <w:rsid w:val="009A052F"/>
    <w:rsid w:val="009A782B"/>
    <w:rsid w:val="009B3E3C"/>
    <w:rsid w:val="009E04F1"/>
    <w:rsid w:val="009E4128"/>
    <w:rsid w:val="00A121A3"/>
    <w:rsid w:val="00A45565"/>
    <w:rsid w:val="00A478B1"/>
    <w:rsid w:val="00A659B4"/>
    <w:rsid w:val="00A87F2A"/>
    <w:rsid w:val="00AA1093"/>
    <w:rsid w:val="00AC4BEC"/>
    <w:rsid w:val="00AC6A6D"/>
    <w:rsid w:val="00B07F0A"/>
    <w:rsid w:val="00B312AA"/>
    <w:rsid w:val="00B3521D"/>
    <w:rsid w:val="00B37885"/>
    <w:rsid w:val="00B570E9"/>
    <w:rsid w:val="00B825FF"/>
    <w:rsid w:val="00B90722"/>
    <w:rsid w:val="00BE7E4F"/>
    <w:rsid w:val="00BF12C1"/>
    <w:rsid w:val="00BF17C9"/>
    <w:rsid w:val="00BF6330"/>
    <w:rsid w:val="00C132BC"/>
    <w:rsid w:val="00C46EB7"/>
    <w:rsid w:val="00C514B0"/>
    <w:rsid w:val="00C5166E"/>
    <w:rsid w:val="00C64F9B"/>
    <w:rsid w:val="00CA2E3C"/>
    <w:rsid w:val="00CB63D8"/>
    <w:rsid w:val="00CC1FDD"/>
    <w:rsid w:val="00CC2F16"/>
    <w:rsid w:val="00CE14D1"/>
    <w:rsid w:val="00CF7CA4"/>
    <w:rsid w:val="00D13ED3"/>
    <w:rsid w:val="00D176C4"/>
    <w:rsid w:val="00D3625C"/>
    <w:rsid w:val="00D8114C"/>
    <w:rsid w:val="00D84CFD"/>
    <w:rsid w:val="00DD652C"/>
    <w:rsid w:val="00E30BBF"/>
    <w:rsid w:val="00E335BA"/>
    <w:rsid w:val="00E34DE0"/>
    <w:rsid w:val="00E36CAA"/>
    <w:rsid w:val="00E45031"/>
    <w:rsid w:val="00E62B68"/>
    <w:rsid w:val="00E67767"/>
    <w:rsid w:val="00E72D03"/>
    <w:rsid w:val="00E76E77"/>
    <w:rsid w:val="00F5080B"/>
    <w:rsid w:val="00FB2815"/>
    <w:rsid w:val="00FD20C6"/>
    <w:rsid w:val="00FF4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AFE155EA0D948C591B4E945C0E53CA2">
    <w:name w:val="9AFE155EA0D948C591B4E945C0E53CA2"/>
  </w:style>
  <w:style w:type="paragraph" w:customStyle="1" w:styleId="F8A205179BCF41F18F8630A333C572BD">
    <w:name w:val="F8A205179BCF41F18F8630A333C572BD"/>
  </w:style>
  <w:style w:type="paragraph" w:customStyle="1" w:styleId="99D8C1FDAC2F443C9C4371CBE1AAC410">
    <w:name w:val="99D8C1FDAC2F443C9C4371CBE1AAC410"/>
  </w:style>
  <w:style w:type="paragraph" w:customStyle="1" w:styleId="1C69C24672754BAA9552A4152AF8D894">
    <w:name w:val="1C69C24672754BAA9552A4152AF8D8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XPERI Corporate Colors, Primary">
      <a:dk1>
        <a:sysClr val="windowText" lastClr="000000"/>
      </a:dk1>
      <a:lt1>
        <a:sysClr val="window" lastClr="FFFFFF"/>
      </a:lt1>
      <a:dk2>
        <a:srgbClr val="323F4F"/>
      </a:dk2>
      <a:lt2>
        <a:srgbClr val="D6DCE4"/>
      </a:lt2>
      <a:accent1>
        <a:srgbClr val="4F3493"/>
      </a:accent1>
      <a:accent2>
        <a:srgbClr val="6226A7"/>
      </a:accent2>
      <a:accent3>
        <a:srgbClr val="921E93"/>
      </a:accent3>
      <a:accent4>
        <a:srgbClr val="B92372"/>
      </a:accent4>
      <a:accent5>
        <a:srgbClr val="E4146E"/>
      </a:accent5>
      <a:accent6>
        <a:srgbClr val="78BE20"/>
      </a:accent6>
      <a:hlink>
        <a:srgbClr val="3333FF"/>
      </a:hlink>
      <a:folHlink>
        <a:srgbClr val="006699"/>
      </a:folHlink>
    </a:clrScheme>
    <a:fontScheme name="XPERI Corporate Font, Brand Utility">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Quisque ac mauris id tortor consequat gravida ut ac sem. Suspendisse euismod purus ac tellus congue luctus. Aliquam erat volutpat. Ut iaculis consequat dignissim. Mauris vel neque ultricies, ullamcorper libero ac, bibendum lorem. Curabitur congue metus non leo hendrerit, nec ultricies neque placerat. Class aptent taciti sociosqu ad litora torquent per conubia nostra, per inceptos himenaeos. Vestibulum lacinia velit sit amet rhoncus tincidunt. Aenean lobortis leo et nulla bibendum semper.</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6198BEF21041469AF74F0083B30F8C" ma:contentTypeVersion="11" ma:contentTypeDescription="Create a new document." ma:contentTypeScope="" ma:versionID="c5eb60eef894e48c9400d5c84eb656b7">
  <xsd:schema xmlns:xsd="http://www.w3.org/2001/XMLSchema" xmlns:xs="http://www.w3.org/2001/XMLSchema" xmlns:p="http://schemas.microsoft.com/office/2006/metadata/properties" xmlns:ns2="da6bb387-588a-4359-8387-c2c1cd667fb9" xmlns:ns3="11c971a7-3d46-4f1a-84de-8282308f7443" targetNamespace="http://schemas.microsoft.com/office/2006/metadata/properties" ma:root="true" ma:fieldsID="835f8984b7d50fa20527bbf773e4bff9" ns2:_="" ns3:_="">
    <xsd:import namespace="da6bb387-588a-4359-8387-c2c1cd667fb9"/>
    <xsd:import namespace="11c971a7-3d46-4f1a-84de-8282308f744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6bb387-588a-4359-8387-c2c1cd667fb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c971a7-3d46-4f1a-84de-8282308f744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3F4E8C-F1F5-4B6A-A0D7-8D9F4ADA8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6bb387-588a-4359-8387-c2c1cd667fb9"/>
    <ds:schemaRef ds:uri="11c971a7-3d46-4f1a-84de-8282308f74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C471A9-E6E6-4187-AF46-CF2358B239FB}">
  <ds:schemaRefs>
    <ds:schemaRef ds:uri="http://schemas.microsoft.com/sharepoint/v3/contenttype/forms"/>
  </ds:schemaRefs>
</ds:datastoreItem>
</file>

<file path=customXml/itemProps4.xml><?xml version="1.0" encoding="utf-8"?>
<ds:datastoreItem xmlns:ds="http://schemas.openxmlformats.org/officeDocument/2006/customXml" ds:itemID="{4DF020B6-9A03-426F-A13B-A3240B75267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25DB4C7-7ADD-44E6-B1E4-E062D40779BF}">
  <ds:schemaRefs>
    <ds:schemaRef ds:uri="http://schemas.openxmlformats.org/officeDocument/2006/bibliography"/>
  </ds:schemaRefs>
</ds:datastoreItem>
</file>

<file path=docMetadata/LabelInfo.xml><?xml version="1.0" encoding="utf-8"?>
<clbl:labelList xmlns:clbl="http://schemas.microsoft.com/office/2020/mipLabelMetadata">
  <clbl:label id="{f24a44fc-215b-4dd5-8033-4a223357d1c9}" enabled="0" method="" siteId="{f24a44fc-215b-4dd5-8033-4a223357d1c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zorm, Global_XPERI_WordMasterTemplate, ISO 216 (A4 size, Normal 1.0 line-spacing), v2.0.0.3.dotm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Audio Messages</dc:title>
  <dc:subject>DTS AutoStage™ Receiver Requirements and Recommendations</dc:subject>
  <dc:creator>Paul Peyla</dc:creator>
  <keywords/>
  <dc:description>Xperi Word Template | v1.0.0.0</dc:description>
  <lastModifiedBy>Sai Reddy (CTR)</lastModifiedBy>
  <revision>725</revision>
  <lastPrinted>2025-10-29T22:41:00.0000000Z</lastPrinted>
  <dcterms:created xsi:type="dcterms:W3CDTF">2026-03-21T00:08:00.0000000Z</dcterms:created>
  <dcterms:modified xsi:type="dcterms:W3CDTF">2026-05-06T15:33:20.5354268Z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XPERI_Legal_Review_Number">
    <vt:lpwstr>xTAU</vt:lpwstr>
  </property>
  <property fmtid="{D5CDD505-2E9C-101B-9397-08002B2CF9AE}" pid="3" name="XPERI_Pub_Version">
    <vt:lpwstr>1.0.0.2</vt:lpwstr>
  </property>
  <property fmtid="{D5CDD505-2E9C-101B-9397-08002B2CF9AE}" pid="4" name="XPERI_Pub_Status">
    <vt:lpwstr>Published</vt:lpwstr>
  </property>
  <property fmtid="{D5CDD505-2E9C-101B-9397-08002B2CF9AE}" pid="5" name="XPERI_Pub_Number">
    <vt:lpwstr>SY_SRS_4113 Appendix A</vt:lpwstr>
  </property>
  <property fmtid="{D5CDD505-2E9C-101B-9397-08002B2CF9AE}" pid="6" name="ContentTypeId">
    <vt:lpwstr>0x010100CB6198BEF21041469AF74F0083B30F8C</vt:lpwstr>
  </property>
  <property fmtid="{D5CDD505-2E9C-101B-9397-08002B2CF9AE}" pid="7" name="docLang">
    <vt:lpwstr>en</vt:lpwstr>
  </property>
  <property fmtid="{D5CDD505-2E9C-101B-9397-08002B2CF9AE}" pid="8" name="Forward to">
    <vt:lpwstr>SY_SRS_4113</vt:lpwstr>
  </property>
</Properties>
</file>